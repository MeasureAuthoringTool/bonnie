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2EC7" w:rsidRDefault="00BF4F3D">
      <w:pPr>
        <w:pStyle w:val="CustomerProgram"/>
        <w:rPr>
          <w:rStyle w:val="ProgramNameChar"/>
          <w:b/>
          <w:sz w:val="32"/>
          <w:szCs w:val="32"/>
        </w:rPr>
      </w:pPr>
      <w:r>
        <w:rPr>
          <w:rStyle w:val="ProgramNameChar"/>
          <w:b/>
          <w:sz w:val="32"/>
          <w:szCs w:val="32"/>
        </w:rPr>
        <w:t>Prepared for:</w:t>
      </w:r>
    </w:p>
    <w:p w:rsidR="00CA2EC7" w:rsidRDefault="00BF4F3D">
      <w:pPr>
        <w:pStyle w:val="CustomerProgram"/>
        <w:spacing w:after="240"/>
        <w:rPr>
          <w:rStyle w:val="ProgramNameChar"/>
          <w:b/>
        </w:rPr>
      </w:pPr>
      <w:r>
        <w:rPr>
          <w:rStyle w:val="ProgramNameChar"/>
          <w:b/>
          <w:color w:val="1F497D" w:themeColor="text2"/>
        </w:rPr>
        <w:t>Centers for Medicare &amp; Medicaid Services and Office of the National Coordinator for Health Information Technology</w:t>
      </w:r>
    </w:p>
    <w:p w:rsidR="00CA2EC7" w:rsidRDefault="00BF4F3D">
      <w:pPr>
        <w:pStyle w:val="CustomerProgram"/>
        <w:spacing w:after="480"/>
        <w:rPr>
          <w:sz w:val="36"/>
        </w:rPr>
      </w:pPr>
      <w:r>
        <w:rPr>
          <w:rStyle w:val="ProgramNameChar"/>
          <w:b/>
          <w:sz w:val="36"/>
          <w:szCs w:val="36"/>
        </w:rPr>
        <w:t>CMS Alliance to Modernize Healthcare</w:t>
      </w:r>
      <w:r>
        <w:rPr>
          <w:rStyle w:val="ProgramNameChar"/>
          <w:b/>
          <w:sz w:val="36"/>
          <w:szCs w:val="36"/>
        </w:rPr>
        <w:br/>
        <w:t>Federally Funded Research and Development Center</w:t>
      </w:r>
    </w:p>
    <w:p w:rsidR="00CA2EC7" w:rsidRDefault="00BF4F3D">
      <w:pPr>
        <w:pStyle w:val="CustomerProgram"/>
        <w:spacing w:before="720"/>
      </w:pPr>
      <w:r>
        <w:t>Technical Authority for the Unified Clinical Quality Improvement Framework</w:t>
      </w:r>
    </w:p>
    <w:p w:rsidR="00CA2EC7" w:rsidRDefault="00BF4F3D">
      <w:pPr>
        <w:pStyle w:val="DocTitle"/>
        <w:spacing w:before="1080"/>
        <w:ind w:left="0"/>
        <w:rPr>
          <w:rStyle w:val="CustomerProgramChar"/>
          <w:sz w:val="36"/>
        </w:rPr>
      </w:pPr>
      <w:r>
        <w:t>Bonnie User Guide</w:t>
      </w:r>
    </w:p>
    <w:p w:rsidR="00CA2EC7" w:rsidRDefault="00BF4F3D">
      <w:pPr>
        <w:pStyle w:val="Version"/>
      </w:pPr>
      <w:r>
        <w:t>Version 2.</w:t>
      </w:r>
      <w:del w:id="0" w:author="Lizzie Charbonneau" w:date="2018-04-17T09:04:00Z">
        <w:r w:rsidDel="00BF4F3D">
          <w:delText>0</w:delText>
        </w:r>
      </w:del>
      <w:ins w:id="1" w:author="Lizzie Charbonneau" w:date="2018-04-17T09:04:00Z">
        <w:r>
          <w:t>1</w:t>
        </w:r>
      </w:ins>
    </w:p>
    <w:p w:rsidR="00CA2EC7" w:rsidRDefault="00BF4F3D">
      <w:pPr>
        <w:pStyle w:val="PubDate"/>
      </w:pPr>
      <w:del w:id="2" w:author="Lizzie Charbonneau" w:date="2018-04-17T09:04:00Z">
        <w:r w:rsidRPr="00BF4F3D" w:rsidDel="00BF4F3D">
          <w:rPr>
            <w:highlight w:val="yellow"/>
            <w:rPrChange w:id="3" w:author="Lizzie Charbonneau" w:date="2018-04-17T09:04:00Z">
              <w:rPr/>
            </w:rPrChange>
          </w:rPr>
          <w:delText>November 14, 2017</w:delText>
        </w:r>
      </w:del>
      <w:ins w:id="4" w:author="Lizzie Charbonneau" w:date="2018-04-17T09:04:00Z">
        <w:r w:rsidRPr="00BF4F3D">
          <w:rPr>
            <w:highlight w:val="yellow"/>
            <w:rPrChange w:id="5" w:author="Lizzie Charbonneau" w:date="2018-04-17T09:04:00Z">
              <w:rPr/>
            </w:rPrChange>
          </w:rPr>
          <w:t>May X, 2018</w:t>
        </w:r>
      </w:ins>
    </w:p>
    <w:p w:rsidR="00CA2EC7" w:rsidRDefault="00BF4F3D">
      <w:pPr>
        <w:pStyle w:val="Disclaimer"/>
        <w:spacing w:before="600"/>
      </w:pPr>
      <w:r>
        <w:t>The views, opinions, and/or findings contained in this report are those of The MITRE Corporation and should not be construed as official government position, policy, or decision unless so designated by other documentation.</w:t>
      </w:r>
    </w:p>
    <w:p w:rsidR="00CA2EC7" w:rsidRDefault="00BF4F3D">
      <w:pPr>
        <w:pStyle w:val="Disclaimer"/>
        <w:spacing w:before="120" w:after="120"/>
      </w:pPr>
      <w:r>
        <w:t>© 2017, The MITRE Corporation. All Rights Reserved. Approved for Public Release. Distribution Unlimited 13-4297.</w:t>
      </w:r>
    </w:p>
    <w:p w:rsidR="00CA2EC7" w:rsidRDefault="00CA2EC7">
      <w:pPr>
        <w:sectPr w:rsidR="00CA2EC7">
          <w:headerReference w:type="default" r:id="rId13"/>
          <w:footerReference w:type="default" r:id="rId14"/>
          <w:pgSz w:w="12240" w:h="15840" w:code="1"/>
          <w:pgMar w:top="1440" w:right="1440" w:bottom="1440" w:left="1440" w:header="504" w:footer="504" w:gutter="0"/>
          <w:pgNumType w:fmt="lowerRoman" w:start="1"/>
          <w:cols w:space="720"/>
          <w:titlePg/>
        </w:sectPr>
      </w:pPr>
    </w:p>
    <w:p w:rsidR="00CA2EC7" w:rsidRDefault="00BF4F3D">
      <w:pPr>
        <w:pStyle w:val="FrontMatterHeader"/>
        <w:spacing w:after="120"/>
      </w:pPr>
      <w:bookmarkStart w:id="6" w:name="_Toc510936870"/>
      <w:r>
        <w:lastRenderedPageBreak/>
        <w:t>Record of Changes</w:t>
      </w:r>
    </w:p>
    <w:tbl>
      <w:tblPr>
        <w:tblW w:w="5000" w:type="pct"/>
        <w:tblInd w:w="-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Caption w:val="Record of Changes"/>
        <w:tblDescription w:val="This four-column table presents, from the reader's left to right, the version number of this document, date of publication, author/owner, and description of changes."/>
      </w:tblPr>
      <w:tblGrid>
        <w:gridCol w:w="1260"/>
        <w:gridCol w:w="2160"/>
        <w:gridCol w:w="2521"/>
        <w:gridCol w:w="3409"/>
      </w:tblGrid>
      <w:tr w:rsidR="00CA2EC7">
        <w:trPr>
          <w:cantSplit/>
          <w:tblHeader/>
        </w:trPr>
        <w:tc>
          <w:tcPr>
            <w:tcW w:w="67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A2EC7" w:rsidRDefault="00BF4F3D">
            <w:pPr>
              <w:pStyle w:val="TableColumnHeading"/>
            </w:pPr>
            <w:r>
              <w:t>Version</w:t>
            </w:r>
          </w:p>
        </w:tc>
        <w:tc>
          <w:tcPr>
            <w:tcW w:w="1155"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A2EC7" w:rsidRDefault="00BF4F3D">
            <w:pPr>
              <w:pStyle w:val="TableColumnHeading"/>
            </w:pPr>
            <w:r>
              <w:t>Date</w:t>
            </w:r>
          </w:p>
        </w:tc>
        <w:tc>
          <w:tcPr>
            <w:tcW w:w="134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A2EC7" w:rsidRDefault="00BF4F3D">
            <w:pPr>
              <w:pStyle w:val="TableColumnHeading"/>
            </w:pPr>
            <w:r>
              <w:t>Author / Owner</w:t>
            </w:r>
          </w:p>
        </w:tc>
        <w:tc>
          <w:tcPr>
            <w:tcW w:w="1823"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rsidR="00CA2EC7" w:rsidRDefault="00BF4F3D">
            <w:pPr>
              <w:pStyle w:val="TableColumnHeading"/>
            </w:pPr>
            <w:r>
              <w:t>Description of Change</w:t>
            </w:r>
          </w:p>
        </w:tc>
      </w:tr>
      <w:tr w:rsidR="00CA2EC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rsidR="00CA2EC7" w:rsidRDefault="00BF4F3D">
            <w:pPr>
              <w:pStyle w:val="TableTextCenter"/>
            </w:pPr>
            <w:r>
              <w:t>0.1</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rsidR="00CA2EC7" w:rsidRDefault="00BF4F3D">
            <w:pPr>
              <w:pStyle w:val="TableText"/>
            </w:pPr>
            <w:r>
              <w:t>April 15, 2014</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rsidR="00CA2EC7" w:rsidRDefault="00BF4F3D">
            <w:pPr>
              <w:pStyle w:val="TableText"/>
            </w:pPr>
            <w:r>
              <w:t xml:space="preserve">Andre </w:t>
            </w:r>
            <w:proofErr w:type="spellStart"/>
            <w:r>
              <w:t>Quina</w:t>
            </w:r>
            <w:proofErr w:type="spellEnd"/>
            <w:r>
              <w:t xml:space="preserve">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rsidR="00CA2EC7" w:rsidRDefault="00BF4F3D">
            <w:pPr>
              <w:pStyle w:val="TableText"/>
            </w:pPr>
            <w:r>
              <w:t>Initial draft</w:t>
            </w:r>
          </w:p>
        </w:tc>
      </w:tr>
      <w:tr w:rsidR="00CA2EC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Center"/>
            </w:pPr>
            <w:r>
              <w:t>0.1.1</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July 18, 2014</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proofErr w:type="spellStart"/>
            <w:r>
              <w:t>Cristen</w:t>
            </w:r>
            <w:proofErr w:type="spellEnd"/>
            <w:r>
              <w:t xml:space="preserve">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Update for Bonnie v 1.1</w:t>
            </w:r>
          </w:p>
        </w:tc>
      </w:tr>
      <w:tr w:rsidR="00CA2EC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Center"/>
            </w:pPr>
            <w:r>
              <w:t>0.2</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April 13, 2015</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proofErr w:type="spellStart"/>
            <w:r>
              <w:t>Cristen</w:t>
            </w:r>
            <w:proofErr w:type="spellEnd"/>
            <w:r>
              <w:t xml:space="preserve"> Jones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Update for Bonnie v 1.3</w:t>
            </w:r>
          </w:p>
        </w:tc>
      </w:tr>
      <w:tr w:rsidR="00CA2EC7">
        <w:trPr>
          <w:cantSplit/>
        </w:trPr>
        <w:tc>
          <w:tcPr>
            <w:tcW w:w="674" w:type="pct"/>
            <w:tcBorders>
              <w:top w:val="single" w:sz="4" w:space="0" w:color="auto"/>
              <w:left w:val="single" w:sz="4" w:space="0" w:color="000000"/>
              <w:bottom w:val="single" w:sz="4" w:space="0" w:color="000000"/>
              <w:right w:val="single" w:sz="4" w:space="0" w:color="000000"/>
            </w:tcBorders>
            <w:shd w:val="clear" w:color="000080" w:fill="FFFFFF"/>
          </w:tcPr>
          <w:p w:rsidR="00CA2EC7" w:rsidRDefault="00BF4F3D">
            <w:pPr>
              <w:pStyle w:val="TableTextCenter"/>
            </w:pPr>
            <w:r>
              <w:t>1.4</w:t>
            </w:r>
          </w:p>
        </w:tc>
        <w:tc>
          <w:tcPr>
            <w:tcW w:w="1155" w:type="pct"/>
            <w:tcBorders>
              <w:top w:val="single" w:sz="4" w:space="0" w:color="auto"/>
              <w:left w:val="single" w:sz="4" w:space="0" w:color="000000"/>
              <w:bottom w:val="single" w:sz="4" w:space="0" w:color="000000"/>
              <w:right w:val="single" w:sz="4" w:space="0" w:color="000000"/>
            </w:tcBorders>
            <w:shd w:val="clear" w:color="000080" w:fill="FFFFFF"/>
          </w:tcPr>
          <w:p w:rsidR="00CA2EC7" w:rsidRDefault="00BF4F3D">
            <w:pPr>
              <w:pStyle w:val="TableText"/>
            </w:pPr>
            <w:r>
              <w:t>January 13, 2016</w:t>
            </w:r>
          </w:p>
        </w:tc>
        <w:tc>
          <w:tcPr>
            <w:tcW w:w="1348" w:type="pct"/>
            <w:tcBorders>
              <w:top w:val="single" w:sz="4" w:space="0" w:color="auto"/>
              <w:left w:val="single" w:sz="4" w:space="0" w:color="000000"/>
              <w:bottom w:val="single" w:sz="4" w:space="0" w:color="000000"/>
              <w:right w:val="single" w:sz="4" w:space="0" w:color="000000"/>
            </w:tcBorders>
            <w:shd w:val="clear" w:color="000080" w:fill="FFFFFF"/>
          </w:tcPr>
          <w:p w:rsidR="00CA2EC7" w:rsidRDefault="00BF4F3D">
            <w:pPr>
              <w:pStyle w:val="TableText"/>
            </w:pPr>
            <w:r>
              <w:t xml:space="preserve">Pace </w:t>
            </w:r>
            <w:proofErr w:type="spellStart"/>
            <w:r>
              <w:t>Ricciardelli</w:t>
            </w:r>
            <w:proofErr w:type="spellEnd"/>
            <w:r>
              <w:t xml:space="preserve"> / MITRE</w:t>
            </w:r>
          </w:p>
        </w:tc>
        <w:tc>
          <w:tcPr>
            <w:tcW w:w="1823" w:type="pct"/>
            <w:tcBorders>
              <w:top w:val="single" w:sz="4" w:space="0" w:color="auto"/>
              <w:left w:val="single" w:sz="4" w:space="0" w:color="000000"/>
              <w:bottom w:val="single" w:sz="4" w:space="0" w:color="000000"/>
              <w:right w:val="single" w:sz="4" w:space="0" w:color="000000"/>
            </w:tcBorders>
            <w:shd w:val="clear" w:color="000080" w:fill="FFFFFF"/>
          </w:tcPr>
          <w:p w:rsidR="00CA2EC7" w:rsidRDefault="00BF4F3D">
            <w:pPr>
              <w:pStyle w:val="TableText"/>
            </w:pPr>
            <w:r>
              <w:t>Update for Bonnie v 1.4</w:t>
            </w:r>
          </w:p>
        </w:tc>
      </w:tr>
      <w:tr w:rsidR="00CA2EC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Center"/>
            </w:pPr>
            <w:r>
              <w:t>1.5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November 18, 2016</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David Connolly and Lizzie DeYoung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Update for Bonnie v 1.5</w:t>
            </w:r>
          </w:p>
        </w:tc>
      </w:tr>
      <w:tr w:rsidR="00CA2EC7">
        <w:trPr>
          <w:cantSplit/>
          <w:trHeight w:val="107"/>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Center"/>
            </w:pPr>
            <w:r>
              <w:t>1.6</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January 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 xml:space="preserve">Kristian </w:t>
            </w:r>
            <w:proofErr w:type="spellStart"/>
            <w:r>
              <w:t>Mulcahy</w:t>
            </w:r>
            <w:proofErr w:type="spellEnd"/>
            <w:r>
              <w:t xml:space="preserve"> and Chris </w:t>
            </w:r>
            <w:proofErr w:type="spellStart"/>
            <w:r>
              <w:t>Tohline</w:t>
            </w:r>
            <w:proofErr w:type="spellEnd"/>
            <w:r>
              <w:t xml:space="preserv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Update for Bonnie v 1.6</w:t>
            </w:r>
          </w:p>
        </w:tc>
      </w:tr>
      <w:tr w:rsidR="00CA2EC7">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Center"/>
            </w:pPr>
            <w:r>
              <w:t>1.6.5</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June 8,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 xml:space="preserve">Chris </w:t>
            </w:r>
            <w:proofErr w:type="spellStart"/>
            <w:r>
              <w:t>Tohline</w:t>
            </w:r>
            <w:proofErr w:type="spellEnd"/>
            <w:r>
              <w:t xml:space="preserve">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rsidR="00CA2EC7" w:rsidRDefault="00BF4F3D">
            <w:pPr>
              <w:pStyle w:val="TableText"/>
            </w:pPr>
            <w:r>
              <w:t>Update for Bonnie v 1.6.5</w:t>
            </w:r>
          </w:p>
        </w:tc>
      </w:tr>
      <w:tr w:rsidR="00BF4F3D" w:rsidTr="00BF4F3D">
        <w:trPr>
          <w:cantSplit/>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rsidR="00BF4F3D" w:rsidRDefault="00BF4F3D" w:rsidP="00BF4F3D">
            <w:pPr>
              <w:pStyle w:val="TableTextCenter"/>
            </w:pPr>
            <w:r>
              <w:t>2.0</w:t>
            </w:r>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rsidR="00BF4F3D" w:rsidRDefault="00BF4F3D" w:rsidP="00BF4F3D">
            <w:pPr>
              <w:pStyle w:val="TableText"/>
            </w:pPr>
            <w:r>
              <w:t>November 14, 2017</w:t>
            </w:r>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rsidR="00BF4F3D" w:rsidRDefault="00BF4F3D" w:rsidP="00BF4F3D">
            <w:pPr>
              <w:pStyle w:val="TableText"/>
            </w:pPr>
            <w:r>
              <w:t xml:space="preserve">Rose </w:t>
            </w:r>
            <w:proofErr w:type="spellStart"/>
            <w:r>
              <w:t>Almonte</w:t>
            </w:r>
            <w:proofErr w:type="spellEnd"/>
            <w:r>
              <w:t xml:space="preserve">, Lizzie Charbonneau, Chris </w:t>
            </w:r>
            <w:proofErr w:type="spellStart"/>
            <w:r>
              <w:t>Tohline</w:t>
            </w:r>
            <w:proofErr w:type="spellEnd"/>
            <w:r>
              <w:t>, Jenn Reed / MITRE</w:t>
            </w:r>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rsidR="00BF4F3D" w:rsidRDefault="00BF4F3D" w:rsidP="00BF4F3D">
            <w:pPr>
              <w:pStyle w:val="TableText"/>
            </w:pPr>
            <w:r>
              <w:t>Update in preparation for Bonnie v 2.0</w:t>
            </w:r>
          </w:p>
        </w:tc>
      </w:tr>
      <w:tr w:rsidR="00BF4F3D" w:rsidTr="00BF4F3D">
        <w:trPr>
          <w:cantSplit/>
          <w:ins w:id="7" w:author="Lizzie Charbonneau" w:date="2018-04-17T09:03:00Z"/>
        </w:trPr>
        <w:tc>
          <w:tcPr>
            <w:tcW w:w="674" w:type="pct"/>
            <w:tcBorders>
              <w:top w:val="single" w:sz="4" w:space="0" w:color="000000"/>
              <w:left w:val="single" w:sz="4" w:space="0" w:color="000000"/>
              <w:bottom w:val="single" w:sz="4" w:space="0" w:color="000000"/>
              <w:right w:val="single" w:sz="4" w:space="0" w:color="000000"/>
            </w:tcBorders>
            <w:shd w:val="clear" w:color="000080" w:fill="FFFFFF"/>
          </w:tcPr>
          <w:p w:rsidR="00BF4F3D" w:rsidRPr="00BF4F3D" w:rsidRDefault="00BF4F3D" w:rsidP="00BF4F3D">
            <w:pPr>
              <w:pStyle w:val="TableTextCenter"/>
              <w:rPr>
                <w:ins w:id="8" w:author="Lizzie Charbonneau" w:date="2018-04-17T09:03:00Z"/>
                <w:highlight w:val="yellow"/>
                <w:rPrChange w:id="9" w:author="Lizzie Charbonneau" w:date="2018-04-17T09:04:00Z">
                  <w:rPr>
                    <w:ins w:id="10" w:author="Lizzie Charbonneau" w:date="2018-04-17T09:03:00Z"/>
                  </w:rPr>
                </w:rPrChange>
              </w:rPr>
            </w:pPr>
            <w:ins w:id="11" w:author="Lizzie Charbonneau" w:date="2018-04-17T09:03:00Z">
              <w:r w:rsidRPr="00BF4F3D">
                <w:rPr>
                  <w:highlight w:val="yellow"/>
                  <w:rPrChange w:id="12" w:author="Lizzie Charbonneau" w:date="2018-04-17T09:04:00Z">
                    <w:rPr/>
                  </w:rPrChange>
                </w:rPr>
                <w:t>2.1</w:t>
              </w:r>
            </w:ins>
          </w:p>
        </w:tc>
        <w:tc>
          <w:tcPr>
            <w:tcW w:w="1155" w:type="pct"/>
            <w:tcBorders>
              <w:top w:val="single" w:sz="4" w:space="0" w:color="000000"/>
              <w:left w:val="single" w:sz="4" w:space="0" w:color="000000"/>
              <w:bottom w:val="single" w:sz="4" w:space="0" w:color="000000"/>
              <w:right w:val="single" w:sz="4" w:space="0" w:color="000000"/>
            </w:tcBorders>
            <w:shd w:val="clear" w:color="000080" w:fill="FFFFFF"/>
          </w:tcPr>
          <w:p w:rsidR="00BF4F3D" w:rsidRPr="00BF4F3D" w:rsidRDefault="00BF4F3D" w:rsidP="00BF4F3D">
            <w:pPr>
              <w:pStyle w:val="TableText"/>
              <w:rPr>
                <w:ins w:id="13" w:author="Lizzie Charbonneau" w:date="2018-04-17T09:03:00Z"/>
                <w:highlight w:val="yellow"/>
                <w:rPrChange w:id="14" w:author="Lizzie Charbonneau" w:date="2018-04-17T09:04:00Z">
                  <w:rPr>
                    <w:ins w:id="15" w:author="Lizzie Charbonneau" w:date="2018-04-17T09:03:00Z"/>
                  </w:rPr>
                </w:rPrChange>
              </w:rPr>
            </w:pPr>
            <w:ins w:id="16" w:author="Lizzie Charbonneau" w:date="2018-04-17T09:03:00Z">
              <w:r w:rsidRPr="00BF4F3D">
                <w:rPr>
                  <w:highlight w:val="yellow"/>
                  <w:rPrChange w:id="17" w:author="Lizzie Charbonneau" w:date="2018-04-17T09:04:00Z">
                    <w:rPr/>
                  </w:rPrChange>
                </w:rPr>
                <w:t>May X, 2018</w:t>
              </w:r>
            </w:ins>
          </w:p>
        </w:tc>
        <w:tc>
          <w:tcPr>
            <w:tcW w:w="1348" w:type="pct"/>
            <w:tcBorders>
              <w:top w:val="single" w:sz="4" w:space="0" w:color="000000"/>
              <w:left w:val="single" w:sz="4" w:space="0" w:color="000000"/>
              <w:bottom w:val="single" w:sz="4" w:space="0" w:color="000000"/>
              <w:right w:val="single" w:sz="4" w:space="0" w:color="000000"/>
            </w:tcBorders>
            <w:shd w:val="clear" w:color="000080" w:fill="FFFFFF"/>
          </w:tcPr>
          <w:p w:rsidR="00BF4F3D" w:rsidRPr="00BF4F3D" w:rsidRDefault="00BF4F3D" w:rsidP="00BF4F3D">
            <w:pPr>
              <w:pStyle w:val="TableText"/>
              <w:rPr>
                <w:ins w:id="18" w:author="Lizzie Charbonneau" w:date="2018-04-17T09:03:00Z"/>
                <w:highlight w:val="yellow"/>
                <w:rPrChange w:id="19" w:author="Lizzie Charbonneau" w:date="2018-04-17T09:04:00Z">
                  <w:rPr>
                    <w:ins w:id="20" w:author="Lizzie Charbonneau" w:date="2018-04-17T09:03:00Z"/>
                  </w:rPr>
                </w:rPrChange>
              </w:rPr>
            </w:pPr>
            <w:ins w:id="21" w:author="Lizzie Charbonneau" w:date="2018-04-17T09:03:00Z">
              <w:r w:rsidRPr="00BF4F3D">
                <w:rPr>
                  <w:highlight w:val="yellow"/>
                  <w:rPrChange w:id="22" w:author="Lizzie Charbonneau" w:date="2018-04-17T09:04:00Z">
                    <w:rPr/>
                  </w:rPrChange>
                </w:rPr>
                <w:t>Lizzie Charbonneau / MITRE</w:t>
              </w:r>
            </w:ins>
          </w:p>
        </w:tc>
        <w:tc>
          <w:tcPr>
            <w:tcW w:w="1823" w:type="pct"/>
            <w:tcBorders>
              <w:top w:val="single" w:sz="4" w:space="0" w:color="000000"/>
              <w:left w:val="single" w:sz="4" w:space="0" w:color="000000"/>
              <w:bottom w:val="single" w:sz="4" w:space="0" w:color="000000"/>
              <w:right w:val="single" w:sz="4" w:space="0" w:color="000000"/>
            </w:tcBorders>
            <w:shd w:val="clear" w:color="000080" w:fill="FFFFFF"/>
          </w:tcPr>
          <w:p w:rsidR="00BF4F3D" w:rsidRDefault="00BF4F3D" w:rsidP="00BF4F3D">
            <w:pPr>
              <w:pStyle w:val="TableText"/>
              <w:rPr>
                <w:ins w:id="23" w:author="Lizzie Charbonneau" w:date="2018-04-17T09:03:00Z"/>
              </w:rPr>
            </w:pPr>
            <w:ins w:id="24" w:author="Lizzie Charbonneau" w:date="2018-04-17T09:03:00Z">
              <w:r w:rsidRPr="00BF4F3D">
                <w:rPr>
                  <w:highlight w:val="yellow"/>
                  <w:rPrChange w:id="25" w:author="Lizzie Charbonneau" w:date="2018-04-17T09:04:00Z">
                    <w:rPr/>
                  </w:rPrChange>
                </w:rPr>
                <w:t>Update for Bonnie v 2.1</w:t>
              </w:r>
            </w:ins>
          </w:p>
        </w:tc>
      </w:tr>
    </w:tbl>
    <w:p w:rsidR="00CA2EC7" w:rsidRDefault="00CA2EC7">
      <w:pPr>
        <w:pStyle w:val="LineSpacer"/>
        <w:spacing w:after="120"/>
      </w:pPr>
    </w:p>
    <w:p w:rsidR="00CA2EC7" w:rsidRDefault="00CA2EC7">
      <w:pPr>
        <w:sectPr w:rsidR="00CA2EC7">
          <w:headerReference w:type="first" r:id="rId15"/>
          <w:footerReference w:type="first" r:id="rId16"/>
          <w:pgSz w:w="12240" w:h="15840" w:code="1"/>
          <w:pgMar w:top="1440" w:right="1440" w:bottom="1440" w:left="1440" w:header="504" w:footer="504" w:gutter="0"/>
          <w:pgNumType w:fmt="lowerRoman" w:start="1"/>
          <w:cols w:space="720"/>
          <w:titlePg/>
        </w:sectPr>
      </w:pPr>
    </w:p>
    <w:bookmarkEnd w:id="6"/>
    <w:p w:rsidR="00CA2EC7" w:rsidRDefault="00BF4F3D">
      <w:pPr>
        <w:pStyle w:val="FrontMatterHeader"/>
        <w:spacing w:after="120"/>
      </w:pPr>
      <w:r>
        <w:lastRenderedPageBreak/>
        <w:t>Table of Contents</w:t>
      </w:r>
    </w:p>
    <w:p w:rsidR="002C6EB8" w:rsidRDefault="00BF4F3D">
      <w:pPr>
        <w:pStyle w:val="TOC1"/>
        <w:rPr>
          <w:ins w:id="26" w:author="Lizzie Charbonneau" w:date="2018-04-17T12:41:00Z"/>
          <w:rFonts w:asciiTheme="minorHAnsi" w:eastAsiaTheme="minorEastAsia" w:hAnsiTheme="minorHAnsi" w:cstheme="minorBidi"/>
          <w:b w:val="0"/>
          <w:sz w:val="24"/>
          <w:szCs w:val="24"/>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ins w:id="27" w:author="Lizzie Charbonneau" w:date="2018-04-17T12:41:00Z">
        <w:r w:rsidR="002C6EB8" w:rsidRPr="00565027">
          <w:rPr>
            <w:rStyle w:val="Hyperlink"/>
          </w:rPr>
          <w:fldChar w:fldCharType="begin"/>
        </w:r>
        <w:r w:rsidR="002C6EB8" w:rsidRPr="00565027">
          <w:rPr>
            <w:rStyle w:val="Hyperlink"/>
          </w:rPr>
          <w:instrText xml:space="preserve"> </w:instrText>
        </w:r>
        <w:r w:rsidR="002C6EB8">
          <w:instrText>HYPERLINK \l "_Toc511732236"</w:instrText>
        </w:r>
        <w:r w:rsidR="002C6EB8" w:rsidRPr="00565027">
          <w:rPr>
            <w:rStyle w:val="Hyperlink"/>
          </w:rPr>
          <w:instrText xml:space="preserve"> </w:instrText>
        </w:r>
        <w:r w:rsidR="002C6EB8" w:rsidRPr="00565027">
          <w:rPr>
            <w:rStyle w:val="Hyperlink"/>
          </w:rPr>
        </w:r>
        <w:r w:rsidR="002C6EB8" w:rsidRPr="00565027">
          <w:rPr>
            <w:rStyle w:val="Hyperlink"/>
          </w:rPr>
          <w:fldChar w:fldCharType="separate"/>
        </w:r>
        <w:r w:rsidR="002C6EB8" w:rsidRPr="00565027">
          <w:rPr>
            <w:rStyle w:val="Hyperlink"/>
          </w:rPr>
          <w:t>1.</w:t>
        </w:r>
        <w:r w:rsidR="002C6EB8">
          <w:rPr>
            <w:rFonts w:asciiTheme="minorHAnsi" w:eastAsiaTheme="minorEastAsia" w:hAnsiTheme="minorHAnsi" w:cstheme="minorBidi"/>
            <w:b w:val="0"/>
            <w:sz w:val="24"/>
            <w:szCs w:val="24"/>
          </w:rPr>
          <w:tab/>
        </w:r>
        <w:r w:rsidR="002C6EB8" w:rsidRPr="00565027">
          <w:rPr>
            <w:rStyle w:val="Hyperlink"/>
          </w:rPr>
          <w:t>Introduction</w:t>
        </w:r>
        <w:r w:rsidR="002C6EB8">
          <w:rPr>
            <w:webHidden/>
          </w:rPr>
          <w:tab/>
        </w:r>
        <w:r w:rsidR="002C6EB8">
          <w:rPr>
            <w:webHidden/>
          </w:rPr>
          <w:fldChar w:fldCharType="begin"/>
        </w:r>
        <w:r w:rsidR="002C6EB8">
          <w:rPr>
            <w:webHidden/>
          </w:rPr>
          <w:instrText xml:space="preserve"> PAGEREF _Toc511732236 \h </w:instrText>
        </w:r>
        <w:r w:rsidR="002C6EB8">
          <w:rPr>
            <w:webHidden/>
          </w:rPr>
        </w:r>
      </w:ins>
      <w:r w:rsidR="002C6EB8">
        <w:rPr>
          <w:webHidden/>
        </w:rPr>
        <w:fldChar w:fldCharType="separate"/>
      </w:r>
      <w:ins w:id="28" w:author="Lizzie Charbonneau" w:date="2018-04-17T12:41:00Z">
        <w:r w:rsidR="002C6EB8">
          <w:rPr>
            <w:webHidden/>
          </w:rPr>
          <w:t>1</w:t>
        </w:r>
        <w:r w:rsidR="002C6EB8">
          <w:rPr>
            <w:webHidden/>
          </w:rPr>
          <w:fldChar w:fldCharType="end"/>
        </w:r>
        <w:r w:rsidR="002C6EB8" w:rsidRPr="00565027">
          <w:rPr>
            <w:rStyle w:val="Hyperlink"/>
          </w:rPr>
          <w:fldChar w:fldCharType="end"/>
        </w:r>
      </w:ins>
    </w:p>
    <w:p w:rsidR="002C6EB8" w:rsidRDefault="002C6EB8">
      <w:pPr>
        <w:pStyle w:val="TOC2"/>
        <w:rPr>
          <w:ins w:id="29" w:author="Lizzie Charbonneau" w:date="2018-04-17T12:41:00Z"/>
          <w:rFonts w:asciiTheme="minorHAnsi" w:eastAsiaTheme="minorEastAsia" w:hAnsiTheme="minorHAnsi" w:cstheme="minorBidi"/>
          <w:szCs w:val="24"/>
        </w:rPr>
      </w:pPr>
      <w:ins w:id="30" w:author="Lizzie Charbonneau" w:date="2018-04-17T12:41:00Z">
        <w:r w:rsidRPr="00565027">
          <w:rPr>
            <w:rStyle w:val="Hyperlink"/>
          </w:rPr>
          <w:fldChar w:fldCharType="begin"/>
        </w:r>
        <w:r w:rsidRPr="00565027">
          <w:rPr>
            <w:rStyle w:val="Hyperlink"/>
          </w:rPr>
          <w:instrText xml:space="preserve"> </w:instrText>
        </w:r>
        <w:r>
          <w:instrText>HYPERLINK \l "_Toc511732237"</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1.1</w:t>
        </w:r>
        <w:r>
          <w:rPr>
            <w:rFonts w:asciiTheme="minorHAnsi" w:eastAsiaTheme="minorEastAsia" w:hAnsiTheme="minorHAnsi" w:cstheme="minorBidi"/>
            <w:szCs w:val="24"/>
          </w:rPr>
          <w:tab/>
        </w:r>
        <w:r w:rsidRPr="00565027">
          <w:rPr>
            <w:rStyle w:val="Hyperlink"/>
          </w:rPr>
          <w:t>Background</w:t>
        </w:r>
        <w:r>
          <w:rPr>
            <w:webHidden/>
          </w:rPr>
          <w:tab/>
        </w:r>
        <w:r>
          <w:rPr>
            <w:webHidden/>
          </w:rPr>
          <w:fldChar w:fldCharType="begin"/>
        </w:r>
        <w:r>
          <w:rPr>
            <w:webHidden/>
          </w:rPr>
          <w:instrText xml:space="preserve"> PAGEREF _Toc511732237 \h </w:instrText>
        </w:r>
        <w:r>
          <w:rPr>
            <w:webHidden/>
          </w:rPr>
        </w:r>
      </w:ins>
      <w:r>
        <w:rPr>
          <w:webHidden/>
        </w:rPr>
        <w:fldChar w:fldCharType="separate"/>
      </w:r>
      <w:ins w:id="31" w:author="Lizzie Charbonneau" w:date="2018-04-17T12:41:00Z">
        <w:r>
          <w:rPr>
            <w:webHidden/>
          </w:rPr>
          <w:t>1</w:t>
        </w:r>
        <w:r>
          <w:rPr>
            <w:webHidden/>
          </w:rPr>
          <w:fldChar w:fldCharType="end"/>
        </w:r>
        <w:r w:rsidRPr="00565027">
          <w:rPr>
            <w:rStyle w:val="Hyperlink"/>
          </w:rPr>
          <w:fldChar w:fldCharType="end"/>
        </w:r>
      </w:ins>
    </w:p>
    <w:p w:rsidR="002C6EB8" w:rsidRDefault="002C6EB8">
      <w:pPr>
        <w:pStyle w:val="TOC2"/>
        <w:rPr>
          <w:ins w:id="32" w:author="Lizzie Charbonneau" w:date="2018-04-17T12:41:00Z"/>
          <w:rFonts w:asciiTheme="minorHAnsi" w:eastAsiaTheme="minorEastAsia" w:hAnsiTheme="minorHAnsi" w:cstheme="minorBidi"/>
          <w:szCs w:val="24"/>
        </w:rPr>
      </w:pPr>
      <w:ins w:id="33" w:author="Lizzie Charbonneau" w:date="2018-04-17T12:41:00Z">
        <w:r w:rsidRPr="00565027">
          <w:rPr>
            <w:rStyle w:val="Hyperlink"/>
          </w:rPr>
          <w:fldChar w:fldCharType="begin"/>
        </w:r>
        <w:r w:rsidRPr="00565027">
          <w:rPr>
            <w:rStyle w:val="Hyperlink"/>
          </w:rPr>
          <w:instrText xml:space="preserve"> </w:instrText>
        </w:r>
        <w:r>
          <w:instrText>HYPERLINK \l "_Toc511732238"</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1.2</w:t>
        </w:r>
        <w:r>
          <w:rPr>
            <w:rFonts w:asciiTheme="minorHAnsi" w:eastAsiaTheme="minorEastAsia" w:hAnsiTheme="minorHAnsi" w:cstheme="minorBidi"/>
            <w:szCs w:val="24"/>
          </w:rPr>
          <w:tab/>
        </w:r>
        <w:r w:rsidRPr="00565027">
          <w:rPr>
            <w:rStyle w:val="Hyperlink"/>
          </w:rPr>
          <w:t>Purpose</w:t>
        </w:r>
        <w:r>
          <w:rPr>
            <w:webHidden/>
          </w:rPr>
          <w:tab/>
        </w:r>
        <w:r>
          <w:rPr>
            <w:webHidden/>
          </w:rPr>
          <w:fldChar w:fldCharType="begin"/>
        </w:r>
        <w:r>
          <w:rPr>
            <w:webHidden/>
          </w:rPr>
          <w:instrText xml:space="preserve"> PAGEREF _Toc511732238 \h </w:instrText>
        </w:r>
        <w:r>
          <w:rPr>
            <w:webHidden/>
          </w:rPr>
        </w:r>
      </w:ins>
      <w:r>
        <w:rPr>
          <w:webHidden/>
        </w:rPr>
        <w:fldChar w:fldCharType="separate"/>
      </w:r>
      <w:ins w:id="34" w:author="Lizzie Charbonneau" w:date="2018-04-17T12:41:00Z">
        <w:r>
          <w:rPr>
            <w:webHidden/>
          </w:rPr>
          <w:t>1</w:t>
        </w:r>
        <w:r>
          <w:rPr>
            <w:webHidden/>
          </w:rPr>
          <w:fldChar w:fldCharType="end"/>
        </w:r>
        <w:r w:rsidRPr="00565027">
          <w:rPr>
            <w:rStyle w:val="Hyperlink"/>
          </w:rPr>
          <w:fldChar w:fldCharType="end"/>
        </w:r>
      </w:ins>
    </w:p>
    <w:p w:rsidR="002C6EB8" w:rsidRDefault="002C6EB8">
      <w:pPr>
        <w:pStyle w:val="TOC2"/>
        <w:rPr>
          <w:ins w:id="35" w:author="Lizzie Charbonneau" w:date="2018-04-17T12:41:00Z"/>
          <w:rFonts w:asciiTheme="minorHAnsi" w:eastAsiaTheme="minorEastAsia" w:hAnsiTheme="minorHAnsi" w:cstheme="minorBidi"/>
          <w:szCs w:val="24"/>
        </w:rPr>
      </w:pPr>
      <w:ins w:id="36" w:author="Lizzie Charbonneau" w:date="2018-04-17T12:41:00Z">
        <w:r w:rsidRPr="00565027">
          <w:rPr>
            <w:rStyle w:val="Hyperlink"/>
          </w:rPr>
          <w:fldChar w:fldCharType="begin"/>
        </w:r>
        <w:r w:rsidRPr="00565027">
          <w:rPr>
            <w:rStyle w:val="Hyperlink"/>
          </w:rPr>
          <w:instrText xml:space="preserve"> </w:instrText>
        </w:r>
        <w:r>
          <w:instrText>HYPERLINK \l "_Toc511732239"</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1.3</w:t>
        </w:r>
        <w:r>
          <w:rPr>
            <w:rFonts w:asciiTheme="minorHAnsi" w:eastAsiaTheme="minorEastAsia" w:hAnsiTheme="minorHAnsi" w:cstheme="minorBidi"/>
            <w:szCs w:val="24"/>
          </w:rPr>
          <w:tab/>
        </w:r>
        <w:r w:rsidRPr="00565027">
          <w:rPr>
            <w:rStyle w:val="Hyperlink"/>
          </w:rPr>
          <w:t>Application Description</w:t>
        </w:r>
        <w:r>
          <w:rPr>
            <w:webHidden/>
          </w:rPr>
          <w:tab/>
        </w:r>
        <w:r>
          <w:rPr>
            <w:webHidden/>
          </w:rPr>
          <w:fldChar w:fldCharType="begin"/>
        </w:r>
        <w:r>
          <w:rPr>
            <w:webHidden/>
          </w:rPr>
          <w:instrText xml:space="preserve"> PAGEREF _Toc511732239 \h </w:instrText>
        </w:r>
        <w:r>
          <w:rPr>
            <w:webHidden/>
          </w:rPr>
        </w:r>
      </w:ins>
      <w:r>
        <w:rPr>
          <w:webHidden/>
        </w:rPr>
        <w:fldChar w:fldCharType="separate"/>
      </w:r>
      <w:ins w:id="37" w:author="Lizzie Charbonneau" w:date="2018-04-17T12:41:00Z">
        <w:r>
          <w:rPr>
            <w:webHidden/>
          </w:rPr>
          <w:t>1</w:t>
        </w:r>
        <w:r>
          <w:rPr>
            <w:webHidden/>
          </w:rPr>
          <w:fldChar w:fldCharType="end"/>
        </w:r>
        <w:r w:rsidRPr="00565027">
          <w:rPr>
            <w:rStyle w:val="Hyperlink"/>
          </w:rPr>
          <w:fldChar w:fldCharType="end"/>
        </w:r>
      </w:ins>
    </w:p>
    <w:p w:rsidR="002C6EB8" w:rsidRDefault="002C6EB8">
      <w:pPr>
        <w:pStyle w:val="TOC1"/>
        <w:rPr>
          <w:ins w:id="38" w:author="Lizzie Charbonneau" w:date="2018-04-17T12:41:00Z"/>
          <w:rFonts w:asciiTheme="minorHAnsi" w:eastAsiaTheme="minorEastAsia" w:hAnsiTheme="minorHAnsi" w:cstheme="minorBidi"/>
          <w:b w:val="0"/>
          <w:sz w:val="24"/>
          <w:szCs w:val="24"/>
        </w:rPr>
      </w:pPr>
      <w:ins w:id="39" w:author="Lizzie Charbonneau" w:date="2018-04-17T12:41:00Z">
        <w:r w:rsidRPr="00565027">
          <w:rPr>
            <w:rStyle w:val="Hyperlink"/>
          </w:rPr>
          <w:fldChar w:fldCharType="begin"/>
        </w:r>
        <w:r w:rsidRPr="00565027">
          <w:rPr>
            <w:rStyle w:val="Hyperlink"/>
          </w:rPr>
          <w:instrText xml:space="preserve"> </w:instrText>
        </w:r>
        <w:r>
          <w:instrText>HYPERLINK \l "_Toc511732240"</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2.</w:t>
        </w:r>
        <w:r>
          <w:rPr>
            <w:rFonts w:asciiTheme="minorHAnsi" w:eastAsiaTheme="minorEastAsia" w:hAnsiTheme="minorHAnsi" w:cstheme="minorBidi"/>
            <w:b w:val="0"/>
            <w:sz w:val="24"/>
            <w:szCs w:val="24"/>
          </w:rPr>
          <w:tab/>
        </w:r>
        <w:r w:rsidRPr="00565027">
          <w:rPr>
            <w:rStyle w:val="Hyperlink"/>
          </w:rPr>
          <w:t>User Account Creation</w:t>
        </w:r>
        <w:r>
          <w:rPr>
            <w:webHidden/>
          </w:rPr>
          <w:tab/>
        </w:r>
        <w:r>
          <w:rPr>
            <w:webHidden/>
          </w:rPr>
          <w:fldChar w:fldCharType="begin"/>
        </w:r>
        <w:r>
          <w:rPr>
            <w:webHidden/>
          </w:rPr>
          <w:instrText xml:space="preserve"> PAGEREF _Toc511732240 \h </w:instrText>
        </w:r>
        <w:r>
          <w:rPr>
            <w:webHidden/>
          </w:rPr>
        </w:r>
      </w:ins>
      <w:r>
        <w:rPr>
          <w:webHidden/>
        </w:rPr>
        <w:fldChar w:fldCharType="separate"/>
      </w:r>
      <w:ins w:id="40" w:author="Lizzie Charbonneau" w:date="2018-04-17T12:41:00Z">
        <w:r>
          <w:rPr>
            <w:webHidden/>
          </w:rPr>
          <w:t>3</w:t>
        </w:r>
        <w:r>
          <w:rPr>
            <w:webHidden/>
          </w:rPr>
          <w:fldChar w:fldCharType="end"/>
        </w:r>
        <w:r w:rsidRPr="00565027">
          <w:rPr>
            <w:rStyle w:val="Hyperlink"/>
          </w:rPr>
          <w:fldChar w:fldCharType="end"/>
        </w:r>
      </w:ins>
    </w:p>
    <w:p w:rsidR="002C6EB8" w:rsidRDefault="002C6EB8">
      <w:pPr>
        <w:pStyle w:val="TOC2"/>
        <w:rPr>
          <w:ins w:id="41" w:author="Lizzie Charbonneau" w:date="2018-04-17T12:41:00Z"/>
          <w:rFonts w:asciiTheme="minorHAnsi" w:eastAsiaTheme="minorEastAsia" w:hAnsiTheme="minorHAnsi" w:cstheme="minorBidi"/>
          <w:szCs w:val="24"/>
        </w:rPr>
      </w:pPr>
      <w:ins w:id="42" w:author="Lizzie Charbonneau" w:date="2018-04-17T12:41:00Z">
        <w:r w:rsidRPr="00565027">
          <w:rPr>
            <w:rStyle w:val="Hyperlink"/>
          </w:rPr>
          <w:fldChar w:fldCharType="begin"/>
        </w:r>
        <w:r w:rsidRPr="00565027">
          <w:rPr>
            <w:rStyle w:val="Hyperlink"/>
          </w:rPr>
          <w:instrText xml:space="preserve"> </w:instrText>
        </w:r>
        <w:r>
          <w:instrText>HYPERLINK \l "_Toc511732241"</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2.1</w:t>
        </w:r>
        <w:r>
          <w:rPr>
            <w:rFonts w:asciiTheme="minorHAnsi" w:eastAsiaTheme="minorEastAsia" w:hAnsiTheme="minorHAnsi" w:cstheme="minorBidi"/>
            <w:szCs w:val="24"/>
          </w:rPr>
          <w:tab/>
        </w:r>
        <w:r w:rsidRPr="00565027">
          <w:rPr>
            <w:rStyle w:val="Hyperlink"/>
          </w:rPr>
          <w:t>Login Page</w:t>
        </w:r>
        <w:r>
          <w:rPr>
            <w:webHidden/>
          </w:rPr>
          <w:tab/>
        </w:r>
        <w:r>
          <w:rPr>
            <w:webHidden/>
          </w:rPr>
          <w:fldChar w:fldCharType="begin"/>
        </w:r>
        <w:r>
          <w:rPr>
            <w:webHidden/>
          </w:rPr>
          <w:instrText xml:space="preserve"> PAGEREF _Toc511732241 \h </w:instrText>
        </w:r>
        <w:r>
          <w:rPr>
            <w:webHidden/>
          </w:rPr>
        </w:r>
      </w:ins>
      <w:r>
        <w:rPr>
          <w:webHidden/>
        </w:rPr>
        <w:fldChar w:fldCharType="separate"/>
      </w:r>
      <w:ins w:id="43" w:author="Lizzie Charbonneau" w:date="2018-04-17T12:41:00Z">
        <w:r>
          <w:rPr>
            <w:webHidden/>
          </w:rPr>
          <w:t>3</w:t>
        </w:r>
        <w:r>
          <w:rPr>
            <w:webHidden/>
          </w:rPr>
          <w:fldChar w:fldCharType="end"/>
        </w:r>
        <w:r w:rsidRPr="00565027">
          <w:rPr>
            <w:rStyle w:val="Hyperlink"/>
          </w:rPr>
          <w:fldChar w:fldCharType="end"/>
        </w:r>
      </w:ins>
    </w:p>
    <w:p w:rsidR="002C6EB8" w:rsidRDefault="002C6EB8">
      <w:pPr>
        <w:pStyle w:val="TOC2"/>
        <w:rPr>
          <w:ins w:id="44" w:author="Lizzie Charbonneau" w:date="2018-04-17T12:41:00Z"/>
          <w:rFonts w:asciiTheme="minorHAnsi" w:eastAsiaTheme="minorEastAsia" w:hAnsiTheme="minorHAnsi" w:cstheme="minorBidi"/>
          <w:szCs w:val="24"/>
        </w:rPr>
      </w:pPr>
      <w:ins w:id="45" w:author="Lizzie Charbonneau" w:date="2018-04-17T12:41:00Z">
        <w:r w:rsidRPr="00565027">
          <w:rPr>
            <w:rStyle w:val="Hyperlink"/>
          </w:rPr>
          <w:fldChar w:fldCharType="begin"/>
        </w:r>
        <w:r w:rsidRPr="00565027">
          <w:rPr>
            <w:rStyle w:val="Hyperlink"/>
          </w:rPr>
          <w:instrText xml:space="preserve"> </w:instrText>
        </w:r>
        <w:r>
          <w:instrText>HYPERLINK \l "_Toc511732242"</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2.2</w:t>
        </w:r>
        <w:r>
          <w:rPr>
            <w:rFonts w:asciiTheme="minorHAnsi" w:eastAsiaTheme="minorEastAsia" w:hAnsiTheme="minorHAnsi" w:cstheme="minorBidi"/>
            <w:szCs w:val="24"/>
          </w:rPr>
          <w:tab/>
        </w:r>
        <w:r w:rsidRPr="00565027">
          <w:rPr>
            <w:rStyle w:val="Hyperlink"/>
          </w:rPr>
          <w:t>Creating a New User</w:t>
        </w:r>
        <w:r>
          <w:rPr>
            <w:webHidden/>
          </w:rPr>
          <w:tab/>
        </w:r>
        <w:r>
          <w:rPr>
            <w:webHidden/>
          </w:rPr>
          <w:fldChar w:fldCharType="begin"/>
        </w:r>
        <w:r>
          <w:rPr>
            <w:webHidden/>
          </w:rPr>
          <w:instrText xml:space="preserve"> PAGEREF _Toc511732242 \h </w:instrText>
        </w:r>
        <w:r>
          <w:rPr>
            <w:webHidden/>
          </w:rPr>
        </w:r>
      </w:ins>
      <w:r>
        <w:rPr>
          <w:webHidden/>
        </w:rPr>
        <w:fldChar w:fldCharType="separate"/>
      </w:r>
      <w:ins w:id="46" w:author="Lizzie Charbonneau" w:date="2018-04-17T12:41:00Z">
        <w:r>
          <w:rPr>
            <w:webHidden/>
          </w:rPr>
          <w:t>3</w:t>
        </w:r>
        <w:r>
          <w:rPr>
            <w:webHidden/>
          </w:rPr>
          <w:fldChar w:fldCharType="end"/>
        </w:r>
        <w:r w:rsidRPr="00565027">
          <w:rPr>
            <w:rStyle w:val="Hyperlink"/>
          </w:rPr>
          <w:fldChar w:fldCharType="end"/>
        </w:r>
      </w:ins>
    </w:p>
    <w:p w:rsidR="002C6EB8" w:rsidRDefault="002C6EB8">
      <w:pPr>
        <w:pStyle w:val="TOC2"/>
        <w:rPr>
          <w:ins w:id="47" w:author="Lizzie Charbonneau" w:date="2018-04-17T12:41:00Z"/>
          <w:rFonts w:asciiTheme="minorHAnsi" w:eastAsiaTheme="minorEastAsia" w:hAnsiTheme="minorHAnsi" w:cstheme="minorBidi"/>
          <w:szCs w:val="24"/>
        </w:rPr>
      </w:pPr>
      <w:ins w:id="48" w:author="Lizzie Charbonneau" w:date="2018-04-17T12:41:00Z">
        <w:r w:rsidRPr="00565027">
          <w:rPr>
            <w:rStyle w:val="Hyperlink"/>
          </w:rPr>
          <w:fldChar w:fldCharType="begin"/>
        </w:r>
        <w:r w:rsidRPr="00565027">
          <w:rPr>
            <w:rStyle w:val="Hyperlink"/>
          </w:rPr>
          <w:instrText xml:space="preserve"> </w:instrText>
        </w:r>
        <w:r>
          <w:instrText>HYPERLINK \l "_Toc511732243"</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2.3</w:t>
        </w:r>
        <w:r>
          <w:rPr>
            <w:rFonts w:asciiTheme="minorHAnsi" w:eastAsiaTheme="minorEastAsia" w:hAnsiTheme="minorHAnsi" w:cstheme="minorBidi"/>
            <w:szCs w:val="24"/>
          </w:rPr>
          <w:tab/>
        </w:r>
        <w:r w:rsidRPr="00565027">
          <w:rPr>
            <w:rStyle w:val="Hyperlink"/>
          </w:rPr>
          <w:t>Resetting a Password</w:t>
        </w:r>
        <w:r>
          <w:rPr>
            <w:webHidden/>
          </w:rPr>
          <w:tab/>
        </w:r>
        <w:r>
          <w:rPr>
            <w:webHidden/>
          </w:rPr>
          <w:fldChar w:fldCharType="begin"/>
        </w:r>
        <w:r>
          <w:rPr>
            <w:webHidden/>
          </w:rPr>
          <w:instrText xml:space="preserve"> PAGEREF _Toc511732243 \h </w:instrText>
        </w:r>
        <w:r>
          <w:rPr>
            <w:webHidden/>
          </w:rPr>
        </w:r>
      </w:ins>
      <w:r>
        <w:rPr>
          <w:webHidden/>
        </w:rPr>
        <w:fldChar w:fldCharType="separate"/>
      </w:r>
      <w:ins w:id="49" w:author="Lizzie Charbonneau" w:date="2018-04-17T12:41:00Z">
        <w:r>
          <w:rPr>
            <w:webHidden/>
          </w:rPr>
          <w:t>4</w:t>
        </w:r>
        <w:r>
          <w:rPr>
            <w:webHidden/>
          </w:rPr>
          <w:fldChar w:fldCharType="end"/>
        </w:r>
        <w:r w:rsidRPr="00565027">
          <w:rPr>
            <w:rStyle w:val="Hyperlink"/>
          </w:rPr>
          <w:fldChar w:fldCharType="end"/>
        </w:r>
      </w:ins>
    </w:p>
    <w:p w:rsidR="002C6EB8" w:rsidRDefault="002C6EB8">
      <w:pPr>
        <w:pStyle w:val="TOC2"/>
        <w:rPr>
          <w:ins w:id="50" w:author="Lizzie Charbonneau" w:date="2018-04-17T12:41:00Z"/>
          <w:rFonts w:asciiTheme="minorHAnsi" w:eastAsiaTheme="minorEastAsia" w:hAnsiTheme="minorHAnsi" w:cstheme="minorBidi"/>
          <w:szCs w:val="24"/>
        </w:rPr>
      </w:pPr>
      <w:ins w:id="51" w:author="Lizzie Charbonneau" w:date="2018-04-17T12:41:00Z">
        <w:r w:rsidRPr="00565027">
          <w:rPr>
            <w:rStyle w:val="Hyperlink"/>
          </w:rPr>
          <w:fldChar w:fldCharType="begin"/>
        </w:r>
        <w:r w:rsidRPr="00565027">
          <w:rPr>
            <w:rStyle w:val="Hyperlink"/>
          </w:rPr>
          <w:instrText xml:space="preserve"> </w:instrText>
        </w:r>
        <w:r>
          <w:instrText>HYPERLINK \l "_Toc511732244"</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2.4</w:t>
        </w:r>
        <w:r>
          <w:rPr>
            <w:rFonts w:asciiTheme="minorHAnsi" w:eastAsiaTheme="minorEastAsia" w:hAnsiTheme="minorHAnsi" w:cstheme="minorBidi"/>
            <w:szCs w:val="24"/>
          </w:rPr>
          <w:tab/>
        </w:r>
        <w:r w:rsidRPr="00565027">
          <w:rPr>
            <w:rStyle w:val="Hyperlink"/>
          </w:rPr>
          <w:t>Account Management</w:t>
        </w:r>
        <w:r>
          <w:rPr>
            <w:webHidden/>
          </w:rPr>
          <w:tab/>
        </w:r>
        <w:r>
          <w:rPr>
            <w:webHidden/>
          </w:rPr>
          <w:fldChar w:fldCharType="begin"/>
        </w:r>
        <w:r>
          <w:rPr>
            <w:webHidden/>
          </w:rPr>
          <w:instrText xml:space="preserve"> PAGEREF _Toc511732244 \h </w:instrText>
        </w:r>
        <w:r>
          <w:rPr>
            <w:webHidden/>
          </w:rPr>
        </w:r>
      </w:ins>
      <w:r>
        <w:rPr>
          <w:webHidden/>
        </w:rPr>
        <w:fldChar w:fldCharType="separate"/>
      </w:r>
      <w:ins w:id="52" w:author="Lizzie Charbonneau" w:date="2018-04-17T12:41:00Z">
        <w:r>
          <w:rPr>
            <w:webHidden/>
          </w:rPr>
          <w:t>5</w:t>
        </w:r>
        <w:r>
          <w:rPr>
            <w:webHidden/>
          </w:rPr>
          <w:fldChar w:fldCharType="end"/>
        </w:r>
        <w:r w:rsidRPr="00565027">
          <w:rPr>
            <w:rStyle w:val="Hyperlink"/>
          </w:rPr>
          <w:fldChar w:fldCharType="end"/>
        </w:r>
      </w:ins>
    </w:p>
    <w:p w:rsidR="002C6EB8" w:rsidRDefault="002C6EB8">
      <w:pPr>
        <w:pStyle w:val="TOC1"/>
        <w:rPr>
          <w:ins w:id="53" w:author="Lizzie Charbonneau" w:date="2018-04-17T12:41:00Z"/>
          <w:rFonts w:asciiTheme="minorHAnsi" w:eastAsiaTheme="minorEastAsia" w:hAnsiTheme="minorHAnsi" w:cstheme="minorBidi"/>
          <w:b w:val="0"/>
          <w:sz w:val="24"/>
          <w:szCs w:val="24"/>
        </w:rPr>
      </w:pPr>
      <w:ins w:id="54" w:author="Lizzie Charbonneau" w:date="2018-04-17T12:41:00Z">
        <w:r w:rsidRPr="00565027">
          <w:rPr>
            <w:rStyle w:val="Hyperlink"/>
          </w:rPr>
          <w:fldChar w:fldCharType="begin"/>
        </w:r>
        <w:r w:rsidRPr="00565027">
          <w:rPr>
            <w:rStyle w:val="Hyperlink"/>
          </w:rPr>
          <w:instrText xml:space="preserve"> </w:instrText>
        </w:r>
        <w:r>
          <w:instrText>HYPERLINK \l "_Toc511732245"</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3.</w:t>
        </w:r>
        <w:r>
          <w:rPr>
            <w:rFonts w:asciiTheme="minorHAnsi" w:eastAsiaTheme="minorEastAsia" w:hAnsiTheme="minorHAnsi" w:cstheme="minorBidi"/>
            <w:b w:val="0"/>
            <w:sz w:val="24"/>
            <w:szCs w:val="24"/>
          </w:rPr>
          <w:tab/>
        </w:r>
        <w:r w:rsidRPr="00565027">
          <w:rPr>
            <w:rStyle w:val="Hyperlink"/>
          </w:rPr>
          <w:t>Measure Dashboard</w:t>
        </w:r>
        <w:r>
          <w:rPr>
            <w:webHidden/>
          </w:rPr>
          <w:tab/>
        </w:r>
        <w:r>
          <w:rPr>
            <w:webHidden/>
          </w:rPr>
          <w:fldChar w:fldCharType="begin"/>
        </w:r>
        <w:r>
          <w:rPr>
            <w:webHidden/>
          </w:rPr>
          <w:instrText xml:space="preserve"> PAGEREF _Toc511732245 \h </w:instrText>
        </w:r>
        <w:r>
          <w:rPr>
            <w:webHidden/>
          </w:rPr>
        </w:r>
      </w:ins>
      <w:r>
        <w:rPr>
          <w:webHidden/>
        </w:rPr>
        <w:fldChar w:fldCharType="separate"/>
      </w:r>
      <w:ins w:id="55" w:author="Lizzie Charbonneau" w:date="2018-04-17T12:41:00Z">
        <w:r>
          <w:rPr>
            <w:webHidden/>
          </w:rPr>
          <w:t>6</w:t>
        </w:r>
        <w:r>
          <w:rPr>
            <w:webHidden/>
          </w:rPr>
          <w:fldChar w:fldCharType="end"/>
        </w:r>
        <w:r w:rsidRPr="00565027">
          <w:rPr>
            <w:rStyle w:val="Hyperlink"/>
          </w:rPr>
          <w:fldChar w:fldCharType="end"/>
        </w:r>
      </w:ins>
    </w:p>
    <w:p w:rsidR="002C6EB8" w:rsidRDefault="002C6EB8">
      <w:pPr>
        <w:pStyle w:val="TOC2"/>
        <w:rPr>
          <w:ins w:id="56" w:author="Lizzie Charbonneau" w:date="2018-04-17T12:41:00Z"/>
          <w:rFonts w:asciiTheme="minorHAnsi" w:eastAsiaTheme="minorEastAsia" w:hAnsiTheme="minorHAnsi" w:cstheme="minorBidi"/>
          <w:szCs w:val="24"/>
        </w:rPr>
      </w:pPr>
      <w:ins w:id="57" w:author="Lizzie Charbonneau" w:date="2018-04-17T12:41:00Z">
        <w:r w:rsidRPr="00565027">
          <w:rPr>
            <w:rStyle w:val="Hyperlink"/>
          </w:rPr>
          <w:fldChar w:fldCharType="begin"/>
        </w:r>
        <w:r w:rsidRPr="00565027">
          <w:rPr>
            <w:rStyle w:val="Hyperlink"/>
          </w:rPr>
          <w:instrText xml:space="preserve"> </w:instrText>
        </w:r>
        <w:r>
          <w:instrText>HYPERLINK \l "_Toc511732246"</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3.1</w:t>
        </w:r>
        <w:r>
          <w:rPr>
            <w:rFonts w:asciiTheme="minorHAnsi" w:eastAsiaTheme="minorEastAsia" w:hAnsiTheme="minorHAnsi" w:cstheme="minorBidi"/>
            <w:szCs w:val="24"/>
          </w:rPr>
          <w:tab/>
        </w:r>
        <w:r w:rsidRPr="00565027">
          <w:rPr>
            <w:rStyle w:val="Hyperlink"/>
          </w:rPr>
          <w:t>Overview</w:t>
        </w:r>
        <w:r>
          <w:rPr>
            <w:webHidden/>
          </w:rPr>
          <w:tab/>
        </w:r>
        <w:r>
          <w:rPr>
            <w:webHidden/>
          </w:rPr>
          <w:fldChar w:fldCharType="begin"/>
        </w:r>
        <w:r>
          <w:rPr>
            <w:webHidden/>
          </w:rPr>
          <w:instrText xml:space="preserve"> PAGEREF _Toc511732246 \h </w:instrText>
        </w:r>
        <w:r>
          <w:rPr>
            <w:webHidden/>
          </w:rPr>
        </w:r>
      </w:ins>
      <w:r>
        <w:rPr>
          <w:webHidden/>
        </w:rPr>
        <w:fldChar w:fldCharType="separate"/>
      </w:r>
      <w:ins w:id="58" w:author="Lizzie Charbonneau" w:date="2018-04-17T12:41:00Z">
        <w:r>
          <w:rPr>
            <w:webHidden/>
          </w:rPr>
          <w:t>6</w:t>
        </w:r>
        <w:r>
          <w:rPr>
            <w:webHidden/>
          </w:rPr>
          <w:fldChar w:fldCharType="end"/>
        </w:r>
        <w:r w:rsidRPr="00565027">
          <w:rPr>
            <w:rStyle w:val="Hyperlink"/>
          </w:rPr>
          <w:fldChar w:fldCharType="end"/>
        </w:r>
      </w:ins>
    </w:p>
    <w:p w:rsidR="002C6EB8" w:rsidRDefault="002C6EB8">
      <w:pPr>
        <w:pStyle w:val="TOC2"/>
        <w:rPr>
          <w:ins w:id="59" w:author="Lizzie Charbonneau" w:date="2018-04-17T12:41:00Z"/>
          <w:rFonts w:asciiTheme="minorHAnsi" w:eastAsiaTheme="minorEastAsia" w:hAnsiTheme="minorHAnsi" w:cstheme="minorBidi"/>
          <w:szCs w:val="24"/>
        </w:rPr>
      </w:pPr>
      <w:ins w:id="60" w:author="Lizzie Charbonneau" w:date="2018-04-17T12:41:00Z">
        <w:r w:rsidRPr="00565027">
          <w:rPr>
            <w:rStyle w:val="Hyperlink"/>
          </w:rPr>
          <w:fldChar w:fldCharType="begin"/>
        </w:r>
        <w:r w:rsidRPr="00565027">
          <w:rPr>
            <w:rStyle w:val="Hyperlink"/>
          </w:rPr>
          <w:instrText xml:space="preserve"> </w:instrText>
        </w:r>
        <w:r>
          <w:instrText>HYPERLINK \l "_Toc511732247"</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3.2</w:t>
        </w:r>
        <w:r>
          <w:rPr>
            <w:rFonts w:asciiTheme="minorHAnsi" w:eastAsiaTheme="minorEastAsia" w:hAnsiTheme="minorHAnsi" w:cstheme="minorBidi"/>
            <w:szCs w:val="24"/>
          </w:rPr>
          <w:tab/>
        </w:r>
        <w:r w:rsidRPr="00565027">
          <w:rPr>
            <w:rStyle w:val="Hyperlink"/>
          </w:rPr>
          <w:t>Loading a New Measure</w:t>
        </w:r>
        <w:r>
          <w:rPr>
            <w:webHidden/>
          </w:rPr>
          <w:tab/>
        </w:r>
        <w:r>
          <w:rPr>
            <w:webHidden/>
          </w:rPr>
          <w:fldChar w:fldCharType="begin"/>
        </w:r>
        <w:r>
          <w:rPr>
            <w:webHidden/>
          </w:rPr>
          <w:instrText xml:space="preserve"> PAGEREF _Toc511732247 \h </w:instrText>
        </w:r>
        <w:r>
          <w:rPr>
            <w:webHidden/>
          </w:rPr>
        </w:r>
      </w:ins>
      <w:r>
        <w:rPr>
          <w:webHidden/>
        </w:rPr>
        <w:fldChar w:fldCharType="separate"/>
      </w:r>
      <w:ins w:id="61" w:author="Lizzie Charbonneau" w:date="2018-04-17T12:41:00Z">
        <w:r>
          <w:rPr>
            <w:webHidden/>
          </w:rPr>
          <w:t>7</w:t>
        </w:r>
        <w:r>
          <w:rPr>
            <w:webHidden/>
          </w:rPr>
          <w:fldChar w:fldCharType="end"/>
        </w:r>
        <w:r w:rsidRPr="00565027">
          <w:rPr>
            <w:rStyle w:val="Hyperlink"/>
          </w:rPr>
          <w:fldChar w:fldCharType="end"/>
        </w:r>
      </w:ins>
    </w:p>
    <w:p w:rsidR="002C6EB8" w:rsidRDefault="002C6EB8">
      <w:pPr>
        <w:pStyle w:val="TOC3"/>
        <w:rPr>
          <w:ins w:id="62" w:author="Lizzie Charbonneau" w:date="2018-04-17T12:41:00Z"/>
          <w:rFonts w:asciiTheme="minorHAnsi" w:eastAsiaTheme="minorEastAsia" w:hAnsiTheme="minorHAnsi" w:cstheme="minorBidi"/>
          <w:noProof/>
          <w:szCs w:val="24"/>
        </w:rPr>
      </w:pPr>
      <w:ins w:id="63" w:author="Lizzie Charbonneau" w:date="2018-04-17T12:41:00Z">
        <w:r w:rsidRPr="00565027">
          <w:rPr>
            <w:rStyle w:val="Hyperlink"/>
            <w:noProof/>
          </w:rPr>
          <w:fldChar w:fldCharType="begin"/>
        </w:r>
        <w:r w:rsidRPr="00565027">
          <w:rPr>
            <w:rStyle w:val="Hyperlink"/>
            <w:noProof/>
          </w:rPr>
          <w:instrText xml:space="preserve"> </w:instrText>
        </w:r>
        <w:r>
          <w:rPr>
            <w:noProof/>
          </w:rPr>
          <w:instrText>HYPERLINK \l "_Toc511732248"</w:instrText>
        </w:r>
        <w:r w:rsidRPr="00565027">
          <w:rPr>
            <w:rStyle w:val="Hyperlink"/>
            <w:noProof/>
          </w:rPr>
          <w:instrText xml:space="preserve"> </w:instrText>
        </w:r>
        <w:r w:rsidRPr="00565027">
          <w:rPr>
            <w:rStyle w:val="Hyperlink"/>
            <w:noProof/>
          </w:rPr>
        </w:r>
        <w:r w:rsidRPr="00565027">
          <w:rPr>
            <w:rStyle w:val="Hyperlink"/>
            <w:noProof/>
          </w:rPr>
          <w:fldChar w:fldCharType="separate"/>
        </w:r>
        <w:r w:rsidRPr="00565027">
          <w:rPr>
            <w:rStyle w:val="Hyperlink"/>
            <w:noProof/>
          </w:rPr>
          <w:t>3.2.1</w:t>
        </w:r>
        <w:r>
          <w:rPr>
            <w:rFonts w:asciiTheme="minorHAnsi" w:eastAsiaTheme="minorEastAsia" w:hAnsiTheme="minorHAnsi" w:cstheme="minorBidi"/>
            <w:noProof/>
            <w:szCs w:val="24"/>
          </w:rPr>
          <w:tab/>
        </w:r>
        <w:r w:rsidRPr="00565027">
          <w:rPr>
            <w:rStyle w:val="Hyperlink"/>
            <w:noProof/>
          </w:rPr>
          <w:t>Value Set Options</w:t>
        </w:r>
        <w:r>
          <w:rPr>
            <w:noProof/>
            <w:webHidden/>
          </w:rPr>
          <w:tab/>
        </w:r>
        <w:r>
          <w:rPr>
            <w:noProof/>
            <w:webHidden/>
          </w:rPr>
          <w:fldChar w:fldCharType="begin"/>
        </w:r>
        <w:r>
          <w:rPr>
            <w:noProof/>
            <w:webHidden/>
          </w:rPr>
          <w:instrText xml:space="preserve"> PAGEREF _Toc511732248 \h </w:instrText>
        </w:r>
        <w:r>
          <w:rPr>
            <w:noProof/>
            <w:webHidden/>
          </w:rPr>
        </w:r>
      </w:ins>
      <w:r>
        <w:rPr>
          <w:noProof/>
          <w:webHidden/>
        </w:rPr>
        <w:fldChar w:fldCharType="separate"/>
      </w:r>
      <w:ins w:id="64" w:author="Lizzie Charbonneau" w:date="2018-04-17T12:41:00Z">
        <w:r>
          <w:rPr>
            <w:noProof/>
            <w:webHidden/>
          </w:rPr>
          <w:t>9</w:t>
        </w:r>
        <w:r>
          <w:rPr>
            <w:noProof/>
            <w:webHidden/>
          </w:rPr>
          <w:fldChar w:fldCharType="end"/>
        </w:r>
        <w:r w:rsidRPr="00565027">
          <w:rPr>
            <w:rStyle w:val="Hyperlink"/>
            <w:noProof/>
          </w:rPr>
          <w:fldChar w:fldCharType="end"/>
        </w:r>
      </w:ins>
    </w:p>
    <w:p w:rsidR="002C6EB8" w:rsidRDefault="002C6EB8">
      <w:pPr>
        <w:pStyle w:val="TOC2"/>
        <w:rPr>
          <w:ins w:id="65" w:author="Lizzie Charbonneau" w:date="2018-04-17T12:41:00Z"/>
          <w:rFonts w:asciiTheme="minorHAnsi" w:eastAsiaTheme="minorEastAsia" w:hAnsiTheme="minorHAnsi" w:cstheme="minorBidi"/>
          <w:szCs w:val="24"/>
        </w:rPr>
      </w:pPr>
      <w:ins w:id="66" w:author="Lizzie Charbonneau" w:date="2018-04-17T12:41:00Z">
        <w:r w:rsidRPr="00565027">
          <w:rPr>
            <w:rStyle w:val="Hyperlink"/>
          </w:rPr>
          <w:fldChar w:fldCharType="begin"/>
        </w:r>
        <w:r w:rsidRPr="00565027">
          <w:rPr>
            <w:rStyle w:val="Hyperlink"/>
          </w:rPr>
          <w:instrText xml:space="preserve"> </w:instrText>
        </w:r>
        <w:r>
          <w:instrText>HYPERLINK \l "_Toc511732249"</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3.3</w:t>
        </w:r>
        <w:r>
          <w:rPr>
            <w:rFonts w:asciiTheme="minorHAnsi" w:eastAsiaTheme="minorEastAsia" w:hAnsiTheme="minorHAnsi" w:cstheme="minorBidi"/>
            <w:szCs w:val="24"/>
          </w:rPr>
          <w:tab/>
        </w:r>
        <w:r w:rsidRPr="00565027">
          <w:rPr>
            <w:rStyle w:val="Hyperlink"/>
          </w:rPr>
          <w:t>Updating a Measure</w:t>
        </w:r>
        <w:r>
          <w:rPr>
            <w:webHidden/>
          </w:rPr>
          <w:tab/>
        </w:r>
        <w:r>
          <w:rPr>
            <w:webHidden/>
          </w:rPr>
          <w:fldChar w:fldCharType="begin"/>
        </w:r>
        <w:r>
          <w:rPr>
            <w:webHidden/>
          </w:rPr>
          <w:instrText xml:space="preserve"> PAGEREF _Toc511732249 \h </w:instrText>
        </w:r>
        <w:r>
          <w:rPr>
            <w:webHidden/>
          </w:rPr>
        </w:r>
      </w:ins>
      <w:r>
        <w:rPr>
          <w:webHidden/>
        </w:rPr>
        <w:fldChar w:fldCharType="separate"/>
      </w:r>
      <w:ins w:id="67" w:author="Lizzie Charbonneau" w:date="2018-04-17T12:41:00Z">
        <w:r>
          <w:rPr>
            <w:webHidden/>
          </w:rPr>
          <w:t>9</w:t>
        </w:r>
        <w:r>
          <w:rPr>
            <w:webHidden/>
          </w:rPr>
          <w:fldChar w:fldCharType="end"/>
        </w:r>
        <w:r w:rsidRPr="00565027">
          <w:rPr>
            <w:rStyle w:val="Hyperlink"/>
          </w:rPr>
          <w:fldChar w:fldCharType="end"/>
        </w:r>
      </w:ins>
    </w:p>
    <w:p w:rsidR="002C6EB8" w:rsidRDefault="002C6EB8">
      <w:pPr>
        <w:pStyle w:val="TOC2"/>
        <w:rPr>
          <w:ins w:id="68" w:author="Lizzie Charbonneau" w:date="2018-04-17T12:41:00Z"/>
          <w:rFonts w:asciiTheme="minorHAnsi" w:eastAsiaTheme="minorEastAsia" w:hAnsiTheme="minorHAnsi" w:cstheme="minorBidi"/>
          <w:szCs w:val="24"/>
        </w:rPr>
      </w:pPr>
      <w:ins w:id="69" w:author="Lizzie Charbonneau" w:date="2018-04-17T12:41:00Z">
        <w:r w:rsidRPr="00565027">
          <w:rPr>
            <w:rStyle w:val="Hyperlink"/>
          </w:rPr>
          <w:fldChar w:fldCharType="begin"/>
        </w:r>
        <w:r w:rsidRPr="00565027">
          <w:rPr>
            <w:rStyle w:val="Hyperlink"/>
          </w:rPr>
          <w:instrText xml:space="preserve"> </w:instrText>
        </w:r>
        <w:r>
          <w:instrText>HYPERLINK \l "_Toc511732250"</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3.4</w:t>
        </w:r>
        <w:r>
          <w:rPr>
            <w:rFonts w:asciiTheme="minorHAnsi" w:eastAsiaTheme="minorEastAsia" w:hAnsiTheme="minorHAnsi" w:cstheme="minorBidi"/>
            <w:szCs w:val="24"/>
          </w:rPr>
          <w:tab/>
        </w:r>
        <w:r w:rsidRPr="00565027">
          <w:rPr>
            <w:rStyle w:val="Hyperlink"/>
          </w:rPr>
          <w:t>Creating Synthetic Test Records</w:t>
        </w:r>
        <w:r>
          <w:rPr>
            <w:webHidden/>
          </w:rPr>
          <w:tab/>
        </w:r>
        <w:r>
          <w:rPr>
            <w:webHidden/>
          </w:rPr>
          <w:fldChar w:fldCharType="begin"/>
        </w:r>
        <w:r>
          <w:rPr>
            <w:webHidden/>
          </w:rPr>
          <w:instrText xml:space="preserve"> PAGEREF _Toc511732250 \h </w:instrText>
        </w:r>
        <w:r>
          <w:rPr>
            <w:webHidden/>
          </w:rPr>
        </w:r>
      </w:ins>
      <w:r>
        <w:rPr>
          <w:webHidden/>
        </w:rPr>
        <w:fldChar w:fldCharType="separate"/>
      </w:r>
      <w:ins w:id="70" w:author="Lizzie Charbonneau" w:date="2018-04-17T12:41:00Z">
        <w:r>
          <w:rPr>
            <w:webHidden/>
          </w:rPr>
          <w:t>9</w:t>
        </w:r>
        <w:r>
          <w:rPr>
            <w:webHidden/>
          </w:rPr>
          <w:fldChar w:fldCharType="end"/>
        </w:r>
        <w:r w:rsidRPr="00565027">
          <w:rPr>
            <w:rStyle w:val="Hyperlink"/>
          </w:rPr>
          <w:fldChar w:fldCharType="end"/>
        </w:r>
      </w:ins>
    </w:p>
    <w:p w:rsidR="002C6EB8" w:rsidRDefault="002C6EB8">
      <w:pPr>
        <w:pStyle w:val="TOC1"/>
        <w:rPr>
          <w:ins w:id="71" w:author="Lizzie Charbonneau" w:date="2018-04-17T12:41:00Z"/>
          <w:rFonts w:asciiTheme="minorHAnsi" w:eastAsiaTheme="minorEastAsia" w:hAnsiTheme="minorHAnsi" w:cstheme="minorBidi"/>
          <w:b w:val="0"/>
          <w:sz w:val="24"/>
          <w:szCs w:val="24"/>
        </w:rPr>
      </w:pPr>
      <w:ins w:id="72" w:author="Lizzie Charbonneau" w:date="2018-04-17T12:41:00Z">
        <w:r w:rsidRPr="00565027">
          <w:rPr>
            <w:rStyle w:val="Hyperlink"/>
          </w:rPr>
          <w:fldChar w:fldCharType="begin"/>
        </w:r>
        <w:r w:rsidRPr="00565027">
          <w:rPr>
            <w:rStyle w:val="Hyperlink"/>
          </w:rPr>
          <w:instrText xml:space="preserve"> </w:instrText>
        </w:r>
        <w:r>
          <w:instrText>HYPERLINK \l "_Toc511732251"</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4.</w:t>
        </w:r>
        <w:r>
          <w:rPr>
            <w:rFonts w:asciiTheme="minorHAnsi" w:eastAsiaTheme="minorEastAsia" w:hAnsiTheme="minorHAnsi" w:cstheme="minorBidi"/>
            <w:b w:val="0"/>
            <w:sz w:val="24"/>
            <w:szCs w:val="24"/>
          </w:rPr>
          <w:tab/>
        </w:r>
        <w:r w:rsidRPr="00565027">
          <w:rPr>
            <w:rStyle w:val="Hyperlink"/>
          </w:rPr>
          <w:t>Measure Results View</w:t>
        </w:r>
        <w:r>
          <w:rPr>
            <w:webHidden/>
          </w:rPr>
          <w:tab/>
        </w:r>
        <w:r>
          <w:rPr>
            <w:webHidden/>
          </w:rPr>
          <w:fldChar w:fldCharType="begin"/>
        </w:r>
        <w:r>
          <w:rPr>
            <w:webHidden/>
          </w:rPr>
          <w:instrText xml:space="preserve"> PAGEREF _Toc511732251 \h </w:instrText>
        </w:r>
        <w:r>
          <w:rPr>
            <w:webHidden/>
          </w:rPr>
        </w:r>
      </w:ins>
      <w:r>
        <w:rPr>
          <w:webHidden/>
        </w:rPr>
        <w:fldChar w:fldCharType="separate"/>
      </w:r>
      <w:ins w:id="73" w:author="Lizzie Charbonneau" w:date="2018-04-17T12:41:00Z">
        <w:r>
          <w:rPr>
            <w:webHidden/>
          </w:rPr>
          <w:t>11</w:t>
        </w:r>
        <w:r>
          <w:rPr>
            <w:webHidden/>
          </w:rPr>
          <w:fldChar w:fldCharType="end"/>
        </w:r>
        <w:r w:rsidRPr="00565027">
          <w:rPr>
            <w:rStyle w:val="Hyperlink"/>
          </w:rPr>
          <w:fldChar w:fldCharType="end"/>
        </w:r>
      </w:ins>
    </w:p>
    <w:p w:rsidR="002C6EB8" w:rsidRDefault="002C6EB8">
      <w:pPr>
        <w:pStyle w:val="TOC2"/>
        <w:rPr>
          <w:ins w:id="74" w:author="Lizzie Charbonneau" w:date="2018-04-17T12:41:00Z"/>
          <w:rFonts w:asciiTheme="minorHAnsi" w:eastAsiaTheme="minorEastAsia" w:hAnsiTheme="minorHAnsi" w:cstheme="minorBidi"/>
          <w:szCs w:val="24"/>
        </w:rPr>
      </w:pPr>
      <w:ins w:id="75" w:author="Lizzie Charbonneau" w:date="2018-04-17T12:41:00Z">
        <w:r w:rsidRPr="00565027">
          <w:rPr>
            <w:rStyle w:val="Hyperlink"/>
          </w:rPr>
          <w:fldChar w:fldCharType="begin"/>
        </w:r>
        <w:r w:rsidRPr="00565027">
          <w:rPr>
            <w:rStyle w:val="Hyperlink"/>
          </w:rPr>
          <w:instrText xml:space="preserve"> </w:instrText>
        </w:r>
        <w:r>
          <w:instrText>HYPERLINK \l "_Toc511732252"</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4.1</w:t>
        </w:r>
        <w:r>
          <w:rPr>
            <w:rFonts w:asciiTheme="minorHAnsi" w:eastAsiaTheme="minorEastAsia" w:hAnsiTheme="minorHAnsi" w:cstheme="minorBidi"/>
            <w:szCs w:val="24"/>
          </w:rPr>
          <w:tab/>
        </w:r>
        <w:r w:rsidRPr="00565027">
          <w:rPr>
            <w:rStyle w:val="Hyperlink"/>
          </w:rPr>
          <w:t>Overview</w:t>
        </w:r>
        <w:r>
          <w:rPr>
            <w:webHidden/>
          </w:rPr>
          <w:tab/>
        </w:r>
        <w:r>
          <w:rPr>
            <w:webHidden/>
          </w:rPr>
          <w:fldChar w:fldCharType="begin"/>
        </w:r>
        <w:r>
          <w:rPr>
            <w:webHidden/>
          </w:rPr>
          <w:instrText xml:space="preserve"> PAGEREF _Toc511732252 \h </w:instrText>
        </w:r>
        <w:r>
          <w:rPr>
            <w:webHidden/>
          </w:rPr>
        </w:r>
      </w:ins>
      <w:r>
        <w:rPr>
          <w:webHidden/>
        </w:rPr>
        <w:fldChar w:fldCharType="separate"/>
      </w:r>
      <w:ins w:id="76" w:author="Lizzie Charbonneau" w:date="2018-04-17T12:41:00Z">
        <w:r>
          <w:rPr>
            <w:webHidden/>
          </w:rPr>
          <w:t>11</w:t>
        </w:r>
        <w:r>
          <w:rPr>
            <w:webHidden/>
          </w:rPr>
          <w:fldChar w:fldCharType="end"/>
        </w:r>
        <w:r w:rsidRPr="00565027">
          <w:rPr>
            <w:rStyle w:val="Hyperlink"/>
          </w:rPr>
          <w:fldChar w:fldCharType="end"/>
        </w:r>
      </w:ins>
    </w:p>
    <w:p w:rsidR="002C6EB8" w:rsidRDefault="002C6EB8">
      <w:pPr>
        <w:pStyle w:val="TOC2"/>
        <w:rPr>
          <w:ins w:id="77" w:author="Lizzie Charbonneau" w:date="2018-04-17T12:41:00Z"/>
          <w:rFonts w:asciiTheme="minorHAnsi" w:eastAsiaTheme="minorEastAsia" w:hAnsiTheme="minorHAnsi" w:cstheme="minorBidi"/>
          <w:szCs w:val="24"/>
        </w:rPr>
      </w:pPr>
      <w:ins w:id="78" w:author="Lizzie Charbonneau" w:date="2018-04-17T12:41:00Z">
        <w:r w:rsidRPr="00565027">
          <w:rPr>
            <w:rStyle w:val="Hyperlink"/>
          </w:rPr>
          <w:fldChar w:fldCharType="begin"/>
        </w:r>
        <w:r w:rsidRPr="00565027">
          <w:rPr>
            <w:rStyle w:val="Hyperlink"/>
          </w:rPr>
          <w:instrText xml:space="preserve"> </w:instrText>
        </w:r>
        <w:r>
          <w:instrText>HYPERLINK \l "_Toc511732253"</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4.2</w:t>
        </w:r>
        <w:r>
          <w:rPr>
            <w:rFonts w:asciiTheme="minorHAnsi" w:eastAsiaTheme="minorEastAsia" w:hAnsiTheme="minorHAnsi" w:cstheme="minorBidi"/>
            <w:szCs w:val="24"/>
          </w:rPr>
          <w:tab/>
        </w:r>
        <w:r w:rsidRPr="00565027">
          <w:rPr>
            <w:rStyle w:val="Hyperlink"/>
          </w:rPr>
          <w:t>Measure Logic</w:t>
        </w:r>
        <w:r>
          <w:rPr>
            <w:webHidden/>
          </w:rPr>
          <w:tab/>
        </w:r>
        <w:r>
          <w:rPr>
            <w:webHidden/>
          </w:rPr>
          <w:fldChar w:fldCharType="begin"/>
        </w:r>
        <w:r>
          <w:rPr>
            <w:webHidden/>
          </w:rPr>
          <w:instrText xml:space="preserve"> PAGEREF _Toc511732253 \h </w:instrText>
        </w:r>
        <w:r>
          <w:rPr>
            <w:webHidden/>
          </w:rPr>
        </w:r>
      </w:ins>
      <w:r>
        <w:rPr>
          <w:webHidden/>
        </w:rPr>
        <w:fldChar w:fldCharType="separate"/>
      </w:r>
      <w:ins w:id="79" w:author="Lizzie Charbonneau" w:date="2018-04-17T12:41:00Z">
        <w:r>
          <w:rPr>
            <w:webHidden/>
          </w:rPr>
          <w:t>13</w:t>
        </w:r>
        <w:r>
          <w:rPr>
            <w:webHidden/>
          </w:rPr>
          <w:fldChar w:fldCharType="end"/>
        </w:r>
        <w:r w:rsidRPr="00565027">
          <w:rPr>
            <w:rStyle w:val="Hyperlink"/>
          </w:rPr>
          <w:fldChar w:fldCharType="end"/>
        </w:r>
      </w:ins>
    </w:p>
    <w:p w:rsidR="002C6EB8" w:rsidRDefault="002C6EB8">
      <w:pPr>
        <w:pStyle w:val="TOC2"/>
        <w:rPr>
          <w:ins w:id="80" w:author="Lizzie Charbonneau" w:date="2018-04-17T12:41:00Z"/>
          <w:rFonts w:asciiTheme="minorHAnsi" w:eastAsiaTheme="minorEastAsia" w:hAnsiTheme="minorHAnsi" w:cstheme="minorBidi"/>
          <w:szCs w:val="24"/>
        </w:rPr>
      </w:pPr>
      <w:ins w:id="81" w:author="Lizzie Charbonneau" w:date="2018-04-17T12:41:00Z">
        <w:r w:rsidRPr="00565027">
          <w:rPr>
            <w:rStyle w:val="Hyperlink"/>
          </w:rPr>
          <w:fldChar w:fldCharType="begin"/>
        </w:r>
        <w:r w:rsidRPr="00565027">
          <w:rPr>
            <w:rStyle w:val="Hyperlink"/>
          </w:rPr>
          <w:instrText xml:space="preserve"> </w:instrText>
        </w:r>
        <w:r>
          <w:instrText>HYPERLINK \l "_Toc511732254"</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4.3</w:t>
        </w:r>
        <w:r>
          <w:rPr>
            <w:rFonts w:asciiTheme="minorHAnsi" w:eastAsiaTheme="minorEastAsia" w:hAnsiTheme="minorHAnsi" w:cstheme="minorBidi"/>
            <w:szCs w:val="24"/>
          </w:rPr>
          <w:tab/>
        </w:r>
        <w:r w:rsidRPr="00565027">
          <w:rPr>
            <w:rStyle w:val="Hyperlink"/>
          </w:rPr>
          <w:t>Creating a New Test Record</w:t>
        </w:r>
        <w:r>
          <w:rPr>
            <w:webHidden/>
          </w:rPr>
          <w:tab/>
        </w:r>
        <w:r>
          <w:rPr>
            <w:webHidden/>
          </w:rPr>
          <w:fldChar w:fldCharType="begin"/>
        </w:r>
        <w:r>
          <w:rPr>
            <w:webHidden/>
          </w:rPr>
          <w:instrText xml:space="preserve"> PAGEREF _Toc511732254 \h </w:instrText>
        </w:r>
        <w:r>
          <w:rPr>
            <w:webHidden/>
          </w:rPr>
        </w:r>
      </w:ins>
      <w:r>
        <w:rPr>
          <w:webHidden/>
        </w:rPr>
        <w:fldChar w:fldCharType="separate"/>
      </w:r>
      <w:ins w:id="82" w:author="Lizzie Charbonneau" w:date="2018-04-17T12:41:00Z">
        <w:r>
          <w:rPr>
            <w:webHidden/>
          </w:rPr>
          <w:t>13</w:t>
        </w:r>
        <w:r>
          <w:rPr>
            <w:webHidden/>
          </w:rPr>
          <w:fldChar w:fldCharType="end"/>
        </w:r>
        <w:r w:rsidRPr="00565027">
          <w:rPr>
            <w:rStyle w:val="Hyperlink"/>
          </w:rPr>
          <w:fldChar w:fldCharType="end"/>
        </w:r>
      </w:ins>
    </w:p>
    <w:p w:rsidR="002C6EB8" w:rsidRDefault="002C6EB8">
      <w:pPr>
        <w:pStyle w:val="TOC2"/>
        <w:rPr>
          <w:ins w:id="83" w:author="Lizzie Charbonneau" w:date="2018-04-17T12:41:00Z"/>
          <w:rFonts w:asciiTheme="minorHAnsi" w:eastAsiaTheme="minorEastAsia" w:hAnsiTheme="minorHAnsi" w:cstheme="minorBidi"/>
          <w:szCs w:val="24"/>
        </w:rPr>
      </w:pPr>
      <w:ins w:id="84" w:author="Lizzie Charbonneau" w:date="2018-04-17T12:41:00Z">
        <w:r w:rsidRPr="00565027">
          <w:rPr>
            <w:rStyle w:val="Hyperlink"/>
          </w:rPr>
          <w:fldChar w:fldCharType="begin"/>
        </w:r>
        <w:r w:rsidRPr="00565027">
          <w:rPr>
            <w:rStyle w:val="Hyperlink"/>
          </w:rPr>
          <w:instrText xml:space="preserve"> </w:instrText>
        </w:r>
        <w:r>
          <w:instrText>HYPERLINK \l "_Toc511732255"</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4.4</w:t>
        </w:r>
        <w:r>
          <w:rPr>
            <w:rFonts w:asciiTheme="minorHAnsi" w:eastAsiaTheme="minorEastAsia" w:hAnsiTheme="minorHAnsi" w:cstheme="minorBidi"/>
            <w:szCs w:val="24"/>
          </w:rPr>
          <w:tab/>
        </w:r>
        <w:r w:rsidRPr="00565027">
          <w:rPr>
            <w:rStyle w:val="Hyperlink"/>
          </w:rPr>
          <w:t>Calculation Results</w:t>
        </w:r>
        <w:r>
          <w:rPr>
            <w:webHidden/>
          </w:rPr>
          <w:tab/>
        </w:r>
        <w:r>
          <w:rPr>
            <w:webHidden/>
          </w:rPr>
          <w:fldChar w:fldCharType="begin"/>
        </w:r>
        <w:r>
          <w:rPr>
            <w:webHidden/>
          </w:rPr>
          <w:instrText xml:space="preserve"> PAGEREF _Toc511732255 \h </w:instrText>
        </w:r>
        <w:r>
          <w:rPr>
            <w:webHidden/>
          </w:rPr>
        </w:r>
      </w:ins>
      <w:r>
        <w:rPr>
          <w:webHidden/>
        </w:rPr>
        <w:fldChar w:fldCharType="separate"/>
      </w:r>
      <w:ins w:id="85" w:author="Lizzie Charbonneau" w:date="2018-04-17T12:41:00Z">
        <w:r>
          <w:rPr>
            <w:webHidden/>
          </w:rPr>
          <w:t>14</w:t>
        </w:r>
        <w:r>
          <w:rPr>
            <w:webHidden/>
          </w:rPr>
          <w:fldChar w:fldCharType="end"/>
        </w:r>
        <w:r w:rsidRPr="00565027">
          <w:rPr>
            <w:rStyle w:val="Hyperlink"/>
          </w:rPr>
          <w:fldChar w:fldCharType="end"/>
        </w:r>
      </w:ins>
    </w:p>
    <w:p w:rsidR="002C6EB8" w:rsidRDefault="002C6EB8">
      <w:pPr>
        <w:pStyle w:val="TOC2"/>
        <w:rPr>
          <w:ins w:id="86" w:author="Lizzie Charbonneau" w:date="2018-04-17T12:41:00Z"/>
          <w:rFonts w:asciiTheme="minorHAnsi" w:eastAsiaTheme="minorEastAsia" w:hAnsiTheme="minorHAnsi" w:cstheme="minorBidi"/>
          <w:szCs w:val="24"/>
        </w:rPr>
      </w:pPr>
      <w:ins w:id="87" w:author="Lizzie Charbonneau" w:date="2018-04-17T12:41:00Z">
        <w:r w:rsidRPr="00565027">
          <w:rPr>
            <w:rStyle w:val="Hyperlink"/>
          </w:rPr>
          <w:fldChar w:fldCharType="begin"/>
        </w:r>
        <w:r w:rsidRPr="00565027">
          <w:rPr>
            <w:rStyle w:val="Hyperlink"/>
          </w:rPr>
          <w:instrText xml:space="preserve"> </w:instrText>
        </w:r>
        <w:r>
          <w:instrText>HYPERLINK \l "_Toc511732256"</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4.5</w:t>
        </w:r>
        <w:r>
          <w:rPr>
            <w:rFonts w:asciiTheme="minorHAnsi" w:eastAsiaTheme="minorEastAsia" w:hAnsiTheme="minorHAnsi" w:cstheme="minorBidi"/>
            <w:szCs w:val="24"/>
          </w:rPr>
          <w:tab/>
        </w:r>
        <w:r w:rsidRPr="00565027">
          <w:rPr>
            <w:rStyle w:val="Hyperlink"/>
          </w:rPr>
          <w:t>Editing a Test Record</w:t>
        </w:r>
        <w:r>
          <w:rPr>
            <w:webHidden/>
          </w:rPr>
          <w:tab/>
        </w:r>
        <w:r>
          <w:rPr>
            <w:webHidden/>
          </w:rPr>
          <w:fldChar w:fldCharType="begin"/>
        </w:r>
        <w:r>
          <w:rPr>
            <w:webHidden/>
          </w:rPr>
          <w:instrText xml:space="preserve"> PAGEREF _Toc511732256 \h </w:instrText>
        </w:r>
        <w:r>
          <w:rPr>
            <w:webHidden/>
          </w:rPr>
        </w:r>
      </w:ins>
      <w:r>
        <w:rPr>
          <w:webHidden/>
        </w:rPr>
        <w:fldChar w:fldCharType="separate"/>
      </w:r>
      <w:ins w:id="88" w:author="Lizzie Charbonneau" w:date="2018-04-17T12:41:00Z">
        <w:r>
          <w:rPr>
            <w:webHidden/>
          </w:rPr>
          <w:t>15</w:t>
        </w:r>
        <w:r>
          <w:rPr>
            <w:webHidden/>
          </w:rPr>
          <w:fldChar w:fldCharType="end"/>
        </w:r>
        <w:r w:rsidRPr="00565027">
          <w:rPr>
            <w:rStyle w:val="Hyperlink"/>
          </w:rPr>
          <w:fldChar w:fldCharType="end"/>
        </w:r>
      </w:ins>
    </w:p>
    <w:p w:rsidR="002C6EB8" w:rsidRDefault="002C6EB8">
      <w:pPr>
        <w:pStyle w:val="TOC2"/>
        <w:rPr>
          <w:ins w:id="89" w:author="Lizzie Charbonneau" w:date="2018-04-17T12:41:00Z"/>
          <w:rFonts w:asciiTheme="minorHAnsi" w:eastAsiaTheme="minorEastAsia" w:hAnsiTheme="minorHAnsi" w:cstheme="minorBidi"/>
          <w:szCs w:val="24"/>
        </w:rPr>
      </w:pPr>
      <w:ins w:id="90" w:author="Lizzie Charbonneau" w:date="2018-04-17T12:41:00Z">
        <w:r w:rsidRPr="00565027">
          <w:rPr>
            <w:rStyle w:val="Hyperlink"/>
          </w:rPr>
          <w:fldChar w:fldCharType="begin"/>
        </w:r>
        <w:r w:rsidRPr="00565027">
          <w:rPr>
            <w:rStyle w:val="Hyperlink"/>
          </w:rPr>
          <w:instrText xml:space="preserve"> </w:instrText>
        </w:r>
        <w:r>
          <w:instrText>HYPERLINK \l "_Toc511732257"</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4.6</w:t>
        </w:r>
        <w:r>
          <w:rPr>
            <w:rFonts w:asciiTheme="minorHAnsi" w:eastAsiaTheme="minorEastAsia" w:hAnsiTheme="minorHAnsi" w:cstheme="minorBidi"/>
            <w:szCs w:val="24"/>
          </w:rPr>
          <w:tab/>
        </w:r>
        <w:r w:rsidRPr="00565027">
          <w:rPr>
            <w:rStyle w:val="Hyperlink"/>
          </w:rPr>
          <w:t>Cloning a Test Record</w:t>
        </w:r>
        <w:r>
          <w:rPr>
            <w:webHidden/>
          </w:rPr>
          <w:tab/>
        </w:r>
        <w:r>
          <w:rPr>
            <w:webHidden/>
          </w:rPr>
          <w:fldChar w:fldCharType="begin"/>
        </w:r>
        <w:r>
          <w:rPr>
            <w:webHidden/>
          </w:rPr>
          <w:instrText xml:space="preserve"> PAGEREF _Toc511732257 \h </w:instrText>
        </w:r>
        <w:r>
          <w:rPr>
            <w:webHidden/>
          </w:rPr>
        </w:r>
      </w:ins>
      <w:r>
        <w:rPr>
          <w:webHidden/>
        </w:rPr>
        <w:fldChar w:fldCharType="separate"/>
      </w:r>
      <w:ins w:id="91" w:author="Lizzie Charbonneau" w:date="2018-04-17T12:41:00Z">
        <w:r>
          <w:rPr>
            <w:webHidden/>
          </w:rPr>
          <w:t>16</w:t>
        </w:r>
        <w:r>
          <w:rPr>
            <w:webHidden/>
          </w:rPr>
          <w:fldChar w:fldCharType="end"/>
        </w:r>
        <w:r w:rsidRPr="00565027">
          <w:rPr>
            <w:rStyle w:val="Hyperlink"/>
          </w:rPr>
          <w:fldChar w:fldCharType="end"/>
        </w:r>
      </w:ins>
    </w:p>
    <w:p w:rsidR="002C6EB8" w:rsidRDefault="002C6EB8">
      <w:pPr>
        <w:pStyle w:val="TOC2"/>
        <w:rPr>
          <w:ins w:id="92" w:author="Lizzie Charbonneau" w:date="2018-04-17T12:41:00Z"/>
          <w:rFonts w:asciiTheme="minorHAnsi" w:eastAsiaTheme="minorEastAsia" w:hAnsiTheme="minorHAnsi" w:cstheme="minorBidi"/>
          <w:szCs w:val="24"/>
        </w:rPr>
      </w:pPr>
      <w:ins w:id="93" w:author="Lizzie Charbonneau" w:date="2018-04-17T12:41:00Z">
        <w:r w:rsidRPr="00565027">
          <w:rPr>
            <w:rStyle w:val="Hyperlink"/>
          </w:rPr>
          <w:fldChar w:fldCharType="begin"/>
        </w:r>
        <w:r w:rsidRPr="00565027">
          <w:rPr>
            <w:rStyle w:val="Hyperlink"/>
          </w:rPr>
          <w:instrText xml:space="preserve"> </w:instrText>
        </w:r>
        <w:r>
          <w:instrText>HYPERLINK \l "_Toc511732258"</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4.7</w:t>
        </w:r>
        <w:r>
          <w:rPr>
            <w:rFonts w:asciiTheme="minorHAnsi" w:eastAsiaTheme="minorEastAsia" w:hAnsiTheme="minorHAnsi" w:cstheme="minorBidi"/>
            <w:szCs w:val="24"/>
          </w:rPr>
          <w:tab/>
        </w:r>
        <w:r w:rsidRPr="00565027">
          <w:rPr>
            <w:rStyle w:val="Hyperlink"/>
          </w:rPr>
          <w:t>Deleting a Test Record</w:t>
        </w:r>
        <w:r>
          <w:rPr>
            <w:webHidden/>
          </w:rPr>
          <w:tab/>
        </w:r>
        <w:r>
          <w:rPr>
            <w:webHidden/>
          </w:rPr>
          <w:fldChar w:fldCharType="begin"/>
        </w:r>
        <w:r>
          <w:rPr>
            <w:webHidden/>
          </w:rPr>
          <w:instrText xml:space="preserve"> PAGEREF _Toc511732258 \h </w:instrText>
        </w:r>
        <w:r>
          <w:rPr>
            <w:webHidden/>
          </w:rPr>
        </w:r>
      </w:ins>
      <w:r>
        <w:rPr>
          <w:webHidden/>
        </w:rPr>
        <w:fldChar w:fldCharType="separate"/>
      </w:r>
      <w:ins w:id="94" w:author="Lizzie Charbonneau" w:date="2018-04-17T12:41:00Z">
        <w:r>
          <w:rPr>
            <w:webHidden/>
          </w:rPr>
          <w:t>16</w:t>
        </w:r>
        <w:r>
          <w:rPr>
            <w:webHidden/>
          </w:rPr>
          <w:fldChar w:fldCharType="end"/>
        </w:r>
        <w:r w:rsidRPr="00565027">
          <w:rPr>
            <w:rStyle w:val="Hyperlink"/>
          </w:rPr>
          <w:fldChar w:fldCharType="end"/>
        </w:r>
      </w:ins>
    </w:p>
    <w:p w:rsidR="002C6EB8" w:rsidRDefault="002C6EB8">
      <w:pPr>
        <w:pStyle w:val="TOC2"/>
        <w:rPr>
          <w:ins w:id="95" w:author="Lizzie Charbonneau" w:date="2018-04-17T12:41:00Z"/>
          <w:rFonts w:asciiTheme="minorHAnsi" w:eastAsiaTheme="minorEastAsia" w:hAnsiTheme="minorHAnsi" w:cstheme="minorBidi"/>
          <w:szCs w:val="24"/>
        </w:rPr>
      </w:pPr>
      <w:ins w:id="96" w:author="Lizzie Charbonneau" w:date="2018-04-17T12:41:00Z">
        <w:r w:rsidRPr="00565027">
          <w:rPr>
            <w:rStyle w:val="Hyperlink"/>
          </w:rPr>
          <w:fldChar w:fldCharType="begin"/>
        </w:r>
        <w:r w:rsidRPr="00565027">
          <w:rPr>
            <w:rStyle w:val="Hyperlink"/>
          </w:rPr>
          <w:instrText xml:space="preserve"> </w:instrText>
        </w:r>
        <w:r>
          <w:instrText>HYPERLINK \l "_Toc511732259"</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4.8</w:t>
        </w:r>
        <w:r>
          <w:rPr>
            <w:rFonts w:asciiTheme="minorHAnsi" w:eastAsiaTheme="minorEastAsia" w:hAnsiTheme="minorHAnsi" w:cstheme="minorBidi"/>
            <w:szCs w:val="24"/>
          </w:rPr>
          <w:tab/>
        </w:r>
        <w:r w:rsidRPr="00565027">
          <w:rPr>
            <w:rStyle w:val="Hyperlink"/>
          </w:rPr>
          <w:t>Updating a Measure</w:t>
        </w:r>
        <w:r>
          <w:rPr>
            <w:webHidden/>
          </w:rPr>
          <w:tab/>
        </w:r>
        <w:r>
          <w:rPr>
            <w:webHidden/>
          </w:rPr>
          <w:fldChar w:fldCharType="begin"/>
        </w:r>
        <w:r>
          <w:rPr>
            <w:webHidden/>
          </w:rPr>
          <w:instrText xml:space="preserve"> PAGEREF _Toc511732259 \h </w:instrText>
        </w:r>
        <w:r>
          <w:rPr>
            <w:webHidden/>
          </w:rPr>
        </w:r>
      </w:ins>
      <w:r>
        <w:rPr>
          <w:webHidden/>
        </w:rPr>
        <w:fldChar w:fldCharType="separate"/>
      </w:r>
      <w:ins w:id="97" w:author="Lizzie Charbonneau" w:date="2018-04-17T12:41:00Z">
        <w:r>
          <w:rPr>
            <w:webHidden/>
          </w:rPr>
          <w:t>16</w:t>
        </w:r>
        <w:r>
          <w:rPr>
            <w:webHidden/>
          </w:rPr>
          <w:fldChar w:fldCharType="end"/>
        </w:r>
        <w:r w:rsidRPr="00565027">
          <w:rPr>
            <w:rStyle w:val="Hyperlink"/>
          </w:rPr>
          <w:fldChar w:fldCharType="end"/>
        </w:r>
      </w:ins>
    </w:p>
    <w:p w:rsidR="002C6EB8" w:rsidRDefault="002C6EB8">
      <w:pPr>
        <w:pStyle w:val="TOC2"/>
        <w:rPr>
          <w:ins w:id="98" w:author="Lizzie Charbonneau" w:date="2018-04-17T12:41:00Z"/>
          <w:rFonts w:asciiTheme="minorHAnsi" w:eastAsiaTheme="minorEastAsia" w:hAnsiTheme="minorHAnsi" w:cstheme="minorBidi"/>
          <w:szCs w:val="24"/>
        </w:rPr>
      </w:pPr>
      <w:ins w:id="99" w:author="Lizzie Charbonneau" w:date="2018-04-17T12:41:00Z">
        <w:r w:rsidRPr="00565027">
          <w:rPr>
            <w:rStyle w:val="Hyperlink"/>
          </w:rPr>
          <w:fldChar w:fldCharType="begin"/>
        </w:r>
        <w:r w:rsidRPr="00565027">
          <w:rPr>
            <w:rStyle w:val="Hyperlink"/>
          </w:rPr>
          <w:instrText xml:space="preserve"> </w:instrText>
        </w:r>
        <w:r>
          <w:instrText>HYPERLINK \l "_Toc511732260"</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4.9</w:t>
        </w:r>
        <w:r>
          <w:rPr>
            <w:rFonts w:asciiTheme="minorHAnsi" w:eastAsiaTheme="minorEastAsia" w:hAnsiTheme="minorHAnsi" w:cstheme="minorBidi"/>
            <w:szCs w:val="24"/>
          </w:rPr>
          <w:tab/>
        </w:r>
        <w:r w:rsidRPr="00565027">
          <w:rPr>
            <w:rStyle w:val="Hyperlink"/>
          </w:rPr>
          <w:t>Deleting a Measure</w:t>
        </w:r>
        <w:r>
          <w:rPr>
            <w:webHidden/>
          </w:rPr>
          <w:tab/>
        </w:r>
        <w:r>
          <w:rPr>
            <w:webHidden/>
          </w:rPr>
          <w:fldChar w:fldCharType="begin"/>
        </w:r>
        <w:r>
          <w:rPr>
            <w:webHidden/>
          </w:rPr>
          <w:instrText xml:space="preserve"> PAGEREF _Toc511732260 \h </w:instrText>
        </w:r>
        <w:r>
          <w:rPr>
            <w:webHidden/>
          </w:rPr>
        </w:r>
      </w:ins>
      <w:r>
        <w:rPr>
          <w:webHidden/>
        </w:rPr>
        <w:fldChar w:fldCharType="separate"/>
      </w:r>
      <w:ins w:id="100" w:author="Lizzie Charbonneau" w:date="2018-04-17T12:41:00Z">
        <w:r>
          <w:rPr>
            <w:webHidden/>
          </w:rPr>
          <w:t>16</w:t>
        </w:r>
        <w:r>
          <w:rPr>
            <w:webHidden/>
          </w:rPr>
          <w:fldChar w:fldCharType="end"/>
        </w:r>
        <w:r w:rsidRPr="00565027">
          <w:rPr>
            <w:rStyle w:val="Hyperlink"/>
          </w:rPr>
          <w:fldChar w:fldCharType="end"/>
        </w:r>
      </w:ins>
    </w:p>
    <w:p w:rsidR="002C6EB8" w:rsidRDefault="002C6EB8">
      <w:pPr>
        <w:pStyle w:val="TOC1"/>
        <w:rPr>
          <w:ins w:id="101" w:author="Lizzie Charbonneau" w:date="2018-04-17T12:41:00Z"/>
          <w:rFonts w:asciiTheme="minorHAnsi" w:eastAsiaTheme="minorEastAsia" w:hAnsiTheme="minorHAnsi" w:cstheme="minorBidi"/>
          <w:b w:val="0"/>
          <w:sz w:val="24"/>
          <w:szCs w:val="24"/>
        </w:rPr>
      </w:pPr>
      <w:ins w:id="102" w:author="Lizzie Charbonneau" w:date="2018-04-17T12:41:00Z">
        <w:r w:rsidRPr="00565027">
          <w:rPr>
            <w:rStyle w:val="Hyperlink"/>
          </w:rPr>
          <w:fldChar w:fldCharType="begin"/>
        </w:r>
        <w:r w:rsidRPr="00565027">
          <w:rPr>
            <w:rStyle w:val="Hyperlink"/>
          </w:rPr>
          <w:instrText xml:space="preserve"> </w:instrText>
        </w:r>
        <w:r>
          <w:instrText>HYPERLINK \l "_Toc511732261"</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5.</w:t>
        </w:r>
        <w:r>
          <w:rPr>
            <w:rFonts w:asciiTheme="minorHAnsi" w:eastAsiaTheme="minorEastAsia" w:hAnsiTheme="minorHAnsi" w:cstheme="minorBidi"/>
            <w:b w:val="0"/>
            <w:sz w:val="24"/>
            <w:szCs w:val="24"/>
          </w:rPr>
          <w:tab/>
        </w:r>
        <w:r w:rsidRPr="00565027">
          <w:rPr>
            <w:rStyle w:val="Hyperlink"/>
          </w:rPr>
          <w:t>Building a Patient Test Record</w:t>
        </w:r>
        <w:r>
          <w:rPr>
            <w:webHidden/>
          </w:rPr>
          <w:tab/>
        </w:r>
        <w:r>
          <w:rPr>
            <w:webHidden/>
          </w:rPr>
          <w:fldChar w:fldCharType="begin"/>
        </w:r>
        <w:r>
          <w:rPr>
            <w:webHidden/>
          </w:rPr>
          <w:instrText xml:space="preserve"> PAGEREF _Toc511732261 \h </w:instrText>
        </w:r>
        <w:r>
          <w:rPr>
            <w:webHidden/>
          </w:rPr>
        </w:r>
      </w:ins>
      <w:r>
        <w:rPr>
          <w:webHidden/>
        </w:rPr>
        <w:fldChar w:fldCharType="separate"/>
      </w:r>
      <w:ins w:id="103" w:author="Lizzie Charbonneau" w:date="2018-04-17T12:41:00Z">
        <w:r>
          <w:rPr>
            <w:webHidden/>
          </w:rPr>
          <w:t>17</w:t>
        </w:r>
        <w:r>
          <w:rPr>
            <w:webHidden/>
          </w:rPr>
          <w:fldChar w:fldCharType="end"/>
        </w:r>
        <w:r w:rsidRPr="00565027">
          <w:rPr>
            <w:rStyle w:val="Hyperlink"/>
          </w:rPr>
          <w:fldChar w:fldCharType="end"/>
        </w:r>
      </w:ins>
    </w:p>
    <w:p w:rsidR="002C6EB8" w:rsidRDefault="002C6EB8">
      <w:pPr>
        <w:pStyle w:val="TOC2"/>
        <w:rPr>
          <w:ins w:id="104" w:author="Lizzie Charbonneau" w:date="2018-04-17T12:41:00Z"/>
          <w:rFonts w:asciiTheme="minorHAnsi" w:eastAsiaTheme="minorEastAsia" w:hAnsiTheme="minorHAnsi" w:cstheme="minorBidi"/>
          <w:szCs w:val="24"/>
        </w:rPr>
      </w:pPr>
      <w:ins w:id="105" w:author="Lizzie Charbonneau" w:date="2018-04-17T12:41:00Z">
        <w:r w:rsidRPr="00565027">
          <w:rPr>
            <w:rStyle w:val="Hyperlink"/>
          </w:rPr>
          <w:fldChar w:fldCharType="begin"/>
        </w:r>
        <w:r w:rsidRPr="00565027">
          <w:rPr>
            <w:rStyle w:val="Hyperlink"/>
          </w:rPr>
          <w:instrText xml:space="preserve"> </w:instrText>
        </w:r>
        <w:r>
          <w:instrText>HYPERLINK \l "_Toc511732262"</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5.1</w:t>
        </w:r>
        <w:r>
          <w:rPr>
            <w:rFonts w:asciiTheme="minorHAnsi" w:eastAsiaTheme="minorEastAsia" w:hAnsiTheme="minorHAnsi" w:cstheme="minorBidi"/>
            <w:szCs w:val="24"/>
          </w:rPr>
          <w:tab/>
        </w:r>
        <w:r w:rsidRPr="00565027">
          <w:rPr>
            <w:rStyle w:val="Hyperlink"/>
          </w:rPr>
          <w:t>Overview</w:t>
        </w:r>
        <w:r>
          <w:rPr>
            <w:webHidden/>
          </w:rPr>
          <w:tab/>
        </w:r>
        <w:r>
          <w:rPr>
            <w:webHidden/>
          </w:rPr>
          <w:fldChar w:fldCharType="begin"/>
        </w:r>
        <w:r>
          <w:rPr>
            <w:webHidden/>
          </w:rPr>
          <w:instrText xml:space="preserve"> PAGEREF _Toc511732262 \h </w:instrText>
        </w:r>
        <w:r>
          <w:rPr>
            <w:webHidden/>
          </w:rPr>
        </w:r>
      </w:ins>
      <w:r>
        <w:rPr>
          <w:webHidden/>
        </w:rPr>
        <w:fldChar w:fldCharType="separate"/>
      </w:r>
      <w:ins w:id="106" w:author="Lizzie Charbonneau" w:date="2018-04-17T12:41:00Z">
        <w:r>
          <w:rPr>
            <w:webHidden/>
          </w:rPr>
          <w:t>17</w:t>
        </w:r>
        <w:r>
          <w:rPr>
            <w:webHidden/>
          </w:rPr>
          <w:fldChar w:fldCharType="end"/>
        </w:r>
        <w:r w:rsidRPr="00565027">
          <w:rPr>
            <w:rStyle w:val="Hyperlink"/>
          </w:rPr>
          <w:fldChar w:fldCharType="end"/>
        </w:r>
      </w:ins>
    </w:p>
    <w:p w:rsidR="002C6EB8" w:rsidRDefault="002C6EB8">
      <w:pPr>
        <w:pStyle w:val="TOC2"/>
        <w:rPr>
          <w:ins w:id="107" w:author="Lizzie Charbonneau" w:date="2018-04-17T12:41:00Z"/>
          <w:rFonts w:asciiTheme="minorHAnsi" w:eastAsiaTheme="minorEastAsia" w:hAnsiTheme="minorHAnsi" w:cstheme="minorBidi"/>
          <w:szCs w:val="24"/>
        </w:rPr>
      </w:pPr>
      <w:ins w:id="108" w:author="Lizzie Charbonneau" w:date="2018-04-17T12:41:00Z">
        <w:r w:rsidRPr="00565027">
          <w:rPr>
            <w:rStyle w:val="Hyperlink"/>
          </w:rPr>
          <w:fldChar w:fldCharType="begin"/>
        </w:r>
        <w:r w:rsidRPr="00565027">
          <w:rPr>
            <w:rStyle w:val="Hyperlink"/>
          </w:rPr>
          <w:instrText xml:space="preserve"> </w:instrText>
        </w:r>
        <w:r>
          <w:instrText>HYPERLINK \l "_Toc511732263"</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5.2</w:t>
        </w:r>
        <w:r>
          <w:rPr>
            <w:rFonts w:asciiTheme="minorHAnsi" w:eastAsiaTheme="minorEastAsia" w:hAnsiTheme="minorHAnsi" w:cstheme="minorBidi"/>
            <w:szCs w:val="24"/>
          </w:rPr>
          <w:tab/>
        </w:r>
        <w:r w:rsidRPr="00565027">
          <w:rPr>
            <w:rStyle w:val="Hyperlink"/>
          </w:rPr>
          <w:t>Building a Synthetic Patient</w:t>
        </w:r>
        <w:r>
          <w:rPr>
            <w:webHidden/>
          </w:rPr>
          <w:tab/>
        </w:r>
        <w:r>
          <w:rPr>
            <w:webHidden/>
          </w:rPr>
          <w:fldChar w:fldCharType="begin"/>
        </w:r>
        <w:r>
          <w:rPr>
            <w:webHidden/>
          </w:rPr>
          <w:instrText xml:space="preserve"> PAGEREF _Toc511732263 \h </w:instrText>
        </w:r>
        <w:r>
          <w:rPr>
            <w:webHidden/>
          </w:rPr>
        </w:r>
      </w:ins>
      <w:r>
        <w:rPr>
          <w:webHidden/>
        </w:rPr>
        <w:fldChar w:fldCharType="separate"/>
      </w:r>
      <w:ins w:id="109" w:author="Lizzie Charbonneau" w:date="2018-04-17T12:41:00Z">
        <w:r>
          <w:rPr>
            <w:webHidden/>
          </w:rPr>
          <w:t>18</w:t>
        </w:r>
        <w:r>
          <w:rPr>
            <w:webHidden/>
          </w:rPr>
          <w:fldChar w:fldCharType="end"/>
        </w:r>
        <w:r w:rsidRPr="00565027">
          <w:rPr>
            <w:rStyle w:val="Hyperlink"/>
          </w:rPr>
          <w:fldChar w:fldCharType="end"/>
        </w:r>
      </w:ins>
    </w:p>
    <w:p w:rsidR="002C6EB8" w:rsidRDefault="002C6EB8">
      <w:pPr>
        <w:pStyle w:val="TOC2"/>
        <w:rPr>
          <w:ins w:id="110" w:author="Lizzie Charbonneau" w:date="2018-04-17T12:41:00Z"/>
          <w:rFonts w:asciiTheme="minorHAnsi" w:eastAsiaTheme="minorEastAsia" w:hAnsiTheme="minorHAnsi" w:cstheme="minorBidi"/>
          <w:szCs w:val="24"/>
        </w:rPr>
      </w:pPr>
      <w:ins w:id="111" w:author="Lizzie Charbonneau" w:date="2018-04-17T12:41:00Z">
        <w:r w:rsidRPr="00565027">
          <w:rPr>
            <w:rStyle w:val="Hyperlink"/>
          </w:rPr>
          <w:fldChar w:fldCharType="begin"/>
        </w:r>
        <w:r w:rsidRPr="00565027">
          <w:rPr>
            <w:rStyle w:val="Hyperlink"/>
          </w:rPr>
          <w:instrText xml:space="preserve"> </w:instrText>
        </w:r>
        <w:r>
          <w:instrText>HYPERLINK \l "_Toc511732264"</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5.3</w:t>
        </w:r>
        <w:r>
          <w:rPr>
            <w:rFonts w:asciiTheme="minorHAnsi" w:eastAsiaTheme="minorEastAsia" w:hAnsiTheme="minorHAnsi" w:cstheme="minorBidi"/>
            <w:szCs w:val="24"/>
          </w:rPr>
          <w:tab/>
        </w:r>
        <w:r w:rsidRPr="00565027">
          <w:rPr>
            <w:rStyle w:val="Hyperlink"/>
          </w:rPr>
          <w:t>Building the Patient History</w:t>
        </w:r>
        <w:r>
          <w:rPr>
            <w:webHidden/>
          </w:rPr>
          <w:tab/>
        </w:r>
        <w:r>
          <w:rPr>
            <w:webHidden/>
          </w:rPr>
          <w:fldChar w:fldCharType="begin"/>
        </w:r>
        <w:r>
          <w:rPr>
            <w:webHidden/>
          </w:rPr>
          <w:instrText xml:space="preserve"> PAGEREF _Toc511732264 \h </w:instrText>
        </w:r>
        <w:r>
          <w:rPr>
            <w:webHidden/>
          </w:rPr>
        </w:r>
      </w:ins>
      <w:r>
        <w:rPr>
          <w:webHidden/>
        </w:rPr>
        <w:fldChar w:fldCharType="separate"/>
      </w:r>
      <w:ins w:id="112" w:author="Lizzie Charbonneau" w:date="2018-04-17T12:41:00Z">
        <w:r>
          <w:rPr>
            <w:webHidden/>
          </w:rPr>
          <w:t>19</w:t>
        </w:r>
        <w:r>
          <w:rPr>
            <w:webHidden/>
          </w:rPr>
          <w:fldChar w:fldCharType="end"/>
        </w:r>
        <w:r w:rsidRPr="00565027">
          <w:rPr>
            <w:rStyle w:val="Hyperlink"/>
          </w:rPr>
          <w:fldChar w:fldCharType="end"/>
        </w:r>
      </w:ins>
    </w:p>
    <w:p w:rsidR="002C6EB8" w:rsidRDefault="002C6EB8">
      <w:pPr>
        <w:pStyle w:val="TOC3"/>
        <w:rPr>
          <w:ins w:id="113" w:author="Lizzie Charbonneau" w:date="2018-04-17T12:41:00Z"/>
          <w:rFonts w:asciiTheme="minorHAnsi" w:eastAsiaTheme="minorEastAsia" w:hAnsiTheme="minorHAnsi" w:cstheme="minorBidi"/>
          <w:noProof/>
          <w:szCs w:val="24"/>
        </w:rPr>
      </w:pPr>
      <w:ins w:id="114" w:author="Lizzie Charbonneau" w:date="2018-04-17T12:41:00Z">
        <w:r w:rsidRPr="00565027">
          <w:rPr>
            <w:rStyle w:val="Hyperlink"/>
            <w:noProof/>
          </w:rPr>
          <w:fldChar w:fldCharType="begin"/>
        </w:r>
        <w:r w:rsidRPr="00565027">
          <w:rPr>
            <w:rStyle w:val="Hyperlink"/>
            <w:noProof/>
          </w:rPr>
          <w:instrText xml:space="preserve"> </w:instrText>
        </w:r>
        <w:r>
          <w:rPr>
            <w:noProof/>
          </w:rPr>
          <w:instrText>HYPERLINK \l "_Toc511732265"</w:instrText>
        </w:r>
        <w:r w:rsidRPr="00565027">
          <w:rPr>
            <w:rStyle w:val="Hyperlink"/>
            <w:noProof/>
          </w:rPr>
          <w:instrText xml:space="preserve"> </w:instrText>
        </w:r>
        <w:r w:rsidRPr="00565027">
          <w:rPr>
            <w:rStyle w:val="Hyperlink"/>
            <w:noProof/>
          </w:rPr>
        </w:r>
        <w:r w:rsidRPr="00565027">
          <w:rPr>
            <w:rStyle w:val="Hyperlink"/>
            <w:noProof/>
          </w:rPr>
          <w:fldChar w:fldCharType="separate"/>
        </w:r>
        <w:r w:rsidRPr="00565027">
          <w:rPr>
            <w:rStyle w:val="Hyperlink"/>
            <w:noProof/>
          </w:rPr>
          <w:t>5.3.1</w:t>
        </w:r>
        <w:r>
          <w:rPr>
            <w:rFonts w:asciiTheme="minorHAnsi" w:eastAsiaTheme="minorEastAsia" w:hAnsiTheme="minorHAnsi" w:cstheme="minorBidi"/>
            <w:noProof/>
            <w:szCs w:val="24"/>
          </w:rPr>
          <w:tab/>
        </w:r>
        <w:r w:rsidRPr="00565027">
          <w:rPr>
            <w:rStyle w:val="Hyperlink"/>
            <w:noProof/>
          </w:rPr>
          <w:t>Patient History Items that Are Related to Past Items</w:t>
        </w:r>
        <w:r>
          <w:rPr>
            <w:noProof/>
            <w:webHidden/>
          </w:rPr>
          <w:tab/>
        </w:r>
        <w:r>
          <w:rPr>
            <w:noProof/>
            <w:webHidden/>
          </w:rPr>
          <w:fldChar w:fldCharType="begin"/>
        </w:r>
        <w:r>
          <w:rPr>
            <w:noProof/>
            <w:webHidden/>
          </w:rPr>
          <w:instrText xml:space="preserve"> PAGEREF _Toc511732265 \h </w:instrText>
        </w:r>
        <w:r>
          <w:rPr>
            <w:noProof/>
            <w:webHidden/>
          </w:rPr>
        </w:r>
      </w:ins>
      <w:r>
        <w:rPr>
          <w:noProof/>
          <w:webHidden/>
        </w:rPr>
        <w:fldChar w:fldCharType="separate"/>
      </w:r>
      <w:ins w:id="115" w:author="Lizzie Charbonneau" w:date="2018-04-17T12:41:00Z">
        <w:r>
          <w:rPr>
            <w:noProof/>
            <w:webHidden/>
          </w:rPr>
          <w:t>21</w:t>
        </w:r>
        <w:r>
          <w:rPr>
            <w:noProof/>
            <w:webHidden/>
          </w:rPr>
          <w:fldChar w:fldCharType="end"/>
        </w:r>
        <w:r w:rsidRPr="00565027">
          <w:rPr>
            <w:rStyle w:val="Hyperlink"/>
            <w:noProof/>
          </w:rPr>
          <w:fldChar w:fldCharType="end"/>
        </w:r>
      </w:ins>
    </w:p>
    <w:p w:rsidR="002C6EB8" w:rsidRDefault="002C6EB8">
      <w:pPr>
        <w:pStyle w:val="TOC2"/>
        <w:rPr>
          <w:ins w:id="116" w:author="Lizzie Charbonneau" w:date="2018-04-17T12:41:00Z"/>
          <w:rFonts w:asciiTheme="minorHAnsi" w:eastAsiaTheme="minorEastAsia" w:hAnsiTheme="minorHAnsi" w:cstheme="minorBidi"/>
          <w:szCs w:val="24"/>
        </w:rPr>
      </w:pPr>
      <w:ins w:id="117" w:author="Lizzie Charbonneau" w:date="2018-04-17T12:41:00Z">
        <w:r w:rsidRPr="00565027">
          <w:rPr>
            <w:rStyle w:val="Hyperlink"/>
          </w:rPr>
          <w:fldChar w:fldCharType="begin"/>
        </w:r>
        <w:r w:rsidRPr="00565027">
          <w:rPr>
            <w:rStyle w:val="Hyperlink"/>
          </w:rPr>
          <w:instrText xml:space="preserve"> </w:instrText>
        </w:r>
        <w:r>
          <w:instrText>HYPERLINK \l "_Toc511732266"</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5.4</w:t>
        </w:r>
        <w:r>
          <w:rPr>
            <w:rFonts w:asciiTheme="minorHAnsi" w:eastAsiaTheme="minorEastAsia" w:hAnsiTheme="minorHAnsi" w:cstheme="minorBidi"/>
            <w:szCs w:val="24"/>
          </w:rPr>
          <w:tab/>
        </w:r>
        <w:r w:rsidRPr="00565027">
          <w:rPr>
            <w:rStyle w:val="Hyperlink"/>
          </w:rPr>
          <w:t>Incremental Calculation</w:t>
        </w:r>
        <w:r>
          <w:rPr>
            <w:webHidden/>
          </w:rPr>
          <w:tab/>
        </w:r>
        <w:r>
          <w:rPr>
            <w:webHidden/>
          </w:rPr>
          <w:fldChar w:fldCharType="begin"/>
        </w:r>
        <w:r>
          <w:rPr>
            <w:webHidden/>
          </w:rPr>
          <w:instrText xml:space="preserve"> PAGEREF _Toc511732266 \h </w:instrText>
        </w:r>
        <w:r>
          <w:rPr>
            <w:webHidden/>
          </w:rPr>
        </w:r>
      </w:ins>
      <w:r>
        <w:rPr>
          <w:webHidden/>
        </w:rPr>
        <w:fldChar w:fldCharType="separate"/>
      </w:r>
      <w:ins w:id="118" w:author="Lizzie Charbonneau" w:date="2018-04-17T12:41:00Z">
        <w:r>
          <w:rPr>
            <w:webHidden/>
          </w:rPr>
          <w:t>21</w:t>
        </w:r>
        <w:r>
          <w:rPr>
            <w:webHidden/>
          </w:rPr>
          <w:fldChar w:fldCharType="end"/>
        </w:r>
        <w:r w:rsidRPr="00565027">
          <w:rPr>
            <w:rStyle w:val="Hyperlink"/>
          </w:rPr>
          <w:fldChar w:fldCharType="end"/>
        </w:r>
      </w:ins>
    </w:p>
    <w:p w:rsidR="002C6EB8" w:rsidRDefault="002C6EB8">
      <w:pPr>
        <w:pStyle w:val="TOC1"/>
        <w:rPr>
          <w:ins w:id="119" w:author="Lizzie Charbonneau" w:date="2018-04-17T12:41:00Z"/>
          <w:rFonts w:asciiTheme="minorHAnsi" w:eastAsiaTheme="minorEastAsia" w:hAnsiTheme="minorHAnsi" w:cstheme="minorBidi"/>
          <w:b w:val="0"/>
          <w:sz w:val="24"/>
          <w:szCs w:val="24"/>
        </w:rPr>
      </w:pPr>
      <w:ins w:id="120" w:author="Lizzie Charbonneau" w:date="2018-04-17T12:41:00Z">
        <w:r w:rsidRPr="00565027">
          <w:rPr>
            <w:rStyle w:val="Hyperlink"/>
          </w:rPr>
          <w:fldChar w:fldCharType="begin"/>
        </w:r>
        <w:r w:rsidRPr="00565027">
          <w:rPr>
            <w:rStyle w:val="Hyperlink"/>
          </w:rPr>
          <w:instrText xml:space="preserve"> </w:instrText>
        </w:r>
        <w:r>
          <w:instrText>HYPERLINK \l "_Toc511732267"</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6.</w:t>
        </w:r>
        <w:r>
          <w:rPr>
            <w:rFonts w:asciiTheme="minorHAnsi" w:eastAsiaTheme="minorEastAsia" w:hAnsiTheme="minorHAnsi" w:cstheme="minorBidi"/>
            <w:b w:val="0"/>
            <w:sz w:val="24"/>
            <w:szCs w:val="24"/>
          </w:rPr>
          <w:tab/>
        </w:r>
        <w:r w:rsidRPr="00565027">
          <w:rPr>
            <w:rStyle w:val="Hyperlink"/>
          </w:rPr>
          <w:t>Feedback and Support</w:t>
        </w:r>
        <w:r>
          <w:rPr>
            <w:webHidden/>
          </w:rPr>
          <w:tab/>
        </w:r>
        <w:r>
          <w:rPr>
            <w:webHidden/>
          </w:rPr>
          <w:fldChar w:fldCharType="begin"/>
        </w:r>
        <w:r>
          <w:rPr>
            <w:webHidden/>
          </w:rPr>
          <w:instrText xml:space="preserve"> PAGEREF _Toc511732267 \h </w:instrText>
        </w:r>
        <w:r>
          <w:rPr>
            <w:webHidden/>
          </w:rPr>
        </w:r>
      </w:ins>
      <w:r>
        <w:rPr>
          <w:webHidden/>
        </w:rPr>
        <w:fldChar w:fldCharType="separate"/>
      </w:r>
      <w:ins w:id="121" w:author="Lizzie Charbonneau" w:date="2018-04-17T12:41:00Z">
        <w:r>
          <w:rPr>
            <w:webHidden/>
          </w:rPr>
          <w:t>22</w:t>
        </w:r>
        <w:r>
          <w:rPr>
            <w:webHidden/>
          </w:rPr>
          <w:fldChar w:fldCharType="end"/>
        </w:r>
        <w:r w:rsidRPr="00565027">
          <w:rPr>
            <w:rStyle w:val="Hyperlink"/>
          </w:rPr>
          <w:fldChar w:fldCharType="end"/>
        </w:r>
      </w:ins>
    </w:p>
    <w:p w:rsidR="002C6EB8" w:rsidRDefault="002C6EB8">
      <w:pPr>
        <w:pStyle w:val="TOC1"/>
        <w:rPr>
          <w:ins w:id="122" w:author="Lizzie Charbonneau" w:date="2018-04-17T12:41:00Z"/>
          <w:rFonts w:asciiTheme="minorHAnsi" w:eastAsiaTheme="minorEastAsia" w:hAnsiTheme="minorHAnsi" w:cstheme="minorBidi"/>
          <w:b w:val="0"/>
          <w:sz w:val="24"/>
          <w:szCs w:val="24"/>
        </w:rPr>
      </w:pPr>
      <w:ins w:id="123" w:author="Lizzie Charbonneau" w:date="2018-04-17T12:41:00Z">
        <w:r w:rsidRPr="00565027">
          <w:rPr>
            <w:rStyle w:val="Hyperlink"/>
          </w:rPr>
          <w:fldChar w:fldCharType="begin"/>
        </w:r>
        <w:r w:rsidRPr="00565027">
          <w:rPr>
            <w:rStyle w:val="Hyperlink"/>
          </w:rPr>
          <w:instrText xml:space="preserve"> </w:instrText>
        </w:r>
        <w:r>
          <w:instrText>HYPERLINK \l "_Toc511732268"</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7.</w:t>
        </w:r>
        <w:r>
          <w:rPr>
            <w:rFonts w:asciiTheme="minorHAnsi" w:eastAsiaTheme="minorEastAsia" w:hAnsiTheme="minorHAnsi" w:cstheme="minorBidi"/>
            <w:b w:val="0"/>
            <w:sz w:val="24"/>
            <w:szCs w:val="24"/>
          </w:rPr>
          <w:tab/>
        </w:r>
        <w:r w:rsidRPr="00565027">
          <w:rPr>
            <w:rStyle w:val="Hyperlink"/>
          </w:rPr>
          <w:t>Frequently Asked Questions</w:t>
        </w:r>
        <w:r>
          <w:rPr>
            <w:webHidden/>
          </w:rPr>
          <w:tab/>
        </w:r>
        <w:r>
          <w:rPr>
            <w:webHidden/>
          </w:rPr>
          <w:fldChar w:fldCharType="begin"/>
        </w:r>
        <w:r>
          <w:rPr>
            <w:webHidden/>
          </w:rPr>
          <w:instrText xml:space="preserve"> PAGEREF _Toc511732268 \h </w:instrText>
        </w:r>
        <w:r>
          <w:rPr>
            <w:webHidden/>
          </w:rPr>
        </w:r>
      </w:ins>
      <w:r>
        <w:rPr>
          <w:webHidden/>
        </w:rPr>
        <w:fldChar w:fldCharType="separate"/>
      </w:r>
      <w:ins w:id="124" w:author="Lizzie Charbonneau" w:date="2018-04-17T12:41:00Z">
        <w:r>
          <w:rPr>
            <w:webHidden/>
          </w:rPr>
          <w:t>23</w:t>
        </w:r>
        <w:r>
          <w:rPr>
            <w:webHidden/>
          </w:rPr>
          <w:fldChar w:fldCharType="end"/>
        </w:r>
        <w:r w:rsidRPr="00565027">
          <w:rPr>
            <w:rStyle w:val="Hyperlink"/>
          </w:rPr>
          <w:fldChar w:fldCharType="end"/>
        </w:r>
      </w:ins>
    </w:p>
    <w:p w:rsidR="002C6EB8" w:rsidRDefault="002C6EB8">
      <w:pPr>
        <w:pStyle w:val="TOC1"/>
        <w:rPr>
          <w:ins w:id="125" w:author="Lizzie Charbonneau" w:date="2018-04-17T12:41:00Z"/>
          <w:rFonts w:asciiTheme="minorHAnsi" w:eastAsiaTheme="minorEastAsia" w:hAnsiTheme="minorHAnsi" w:cstheme="minorBidi"/>
          <w:b w:val="0"/>
          <w:sz w:val="24"/>
          <w:szCs w:val="24"/>
        </w:rPr>
      </w:pPr>
      <w:ins w:id="126" w:author="Lizzie Charbonneau" w:date="2018-04-17T12:41:00Z">
        <w:r w:rsidRPr="00565027">
          <w:rPr>
            <w:rStyle w:val="Hyperlink"/>
          </w:rPr>
          <w:fldChar w:fldCharType="begin"/>
        </w:r>
        <w:r w:rsidRPr="00565027">
          <w:rPr>
            <w:rStyle w:val="Hyperlink"/>
          </w:rPr>
          <w:instrText xml:space="preserve"> </w:instrText>
        </w:r>
        <w:r>
          <w:instrText>HYPERLINK \l "_Toc511732269"</w:instrText>
        </w:r>
        <w:r w:rsidRPr="00565027">
          <w:rPr>
            <w:rStyle w:val="Hyperlink"/>
          </w:rPr>
          <w:instrText xml:space="preserve"> </w:instrText>
        </w:r>
        <w:r w:rsidRPr="00565027">
          <w:rPr>
            <w:rStyle w:val="Hyperlink"/>
          </w:rPr>
        </w:r>
        <w:r w:rsidRPr="00565027">
          <w:rPr>
            <w:rStyle w:val="Hyperlink"/>
          </w:rPr>
          <w:fldChar w:fldCharType="separate"/>
        </w:r>
        <w:r w:rsidRPr="00565027">
          <w:rPr>
            <w:rStyle w:val="Hyperlink"/>
          </w:rPr>
          <w:t>Acronyms</w:t>
        </w:r>
        <w:r>
          <w:rPr>
            <w:webHidden/>
          </w:rPr>
          <w:tab/>
        </w:r>
        <w:r>
          <w:rPr>
            <w:webHidden/>
          </w:rPr>
          <w:fldChar w:fldCharType="begin"/>
        </w:r>
        <w:r>
          <w:rPr>
            <w:webHidden/>
          </w:rPr>
          <w:instrText xml:space="preserve"> PAGEREF _Toc511732269 \h </w:instrText>
        </w:r>
        <w:r>
          <w:rPr>
            <w:webHidden/>
          </w:rPr>
        </w:r>
      </w:ins>
      <w:r>
        <w:rPr>
          <w:webHidden/>
        </w:rPr>
        <w:fldChar w:fldCharType="separate"/>
      </w:r>
      <w:ins w:id="127" w:author="Lizzie Charbonneau" w:date="2018-04-17T12:41:00Z">
        <w:r>
          <w:rPr>
            <w:webHidden/>
          </w:rPr>
          <w:t>25</w:t>
        </w:r>
        <w:r>
          <w:rPr>
            <w:webHidden/>
          </w:rPr>
          <w:fldChar w:fldCharType="end"/>
        </w:r>
        <w:r w:rsidRPr="00565027">
          <w:rPr>
            <w:rStyle w:val="Hyperlink"/>
          </w:rPr>
          <w:fldChar w:fldCharType="end"/>
        </w:r>
      </w:ins>
    </w:p>
    <w:p w:rsidR="00CA2EC7" w:rsidDel="002C6EB8" w:rsidRDefault="00BF4F3D">
      <w:pPr>
        <w:pStyle w:val="TOC1"/>
        <w:rPr>
          <w:del w:id="128" w:author="Lizzie Charbonneau" w:date="2018-04-17T12:41:00Z"/>
          <w:rFonts w:asciiTheme="minorHAnsi" w:eastAsiaTheme="minorEastAsia" w:hAnsiTheme="minorHAnsi" w:cstheme="minorBidi"/>
          <w:b w:val="0"/>
          <w:sz w:val="22"/>
          <w:szCs w:val="22"/>
        </w:rPr>
      </w:pPr>
      <w:del w:id="129" w:author="Lizzie Charbonneau" w:date="2018-04-17T12:41:00Z">
        <w:r w:rsidRPr="002C6EB8" w:rsidDel="002C6EB8">
          <w:rPr>
            <w:rPrChange w:id="130" w:author="Lizzie Charbonneau" w:date="2018-04-17T12:41:00Z">
              <w:rPr>
                <w:rStyle w:val="Hyperlink"/>
              </w:rPr>
            </w:rPrChange>
          </w:rPr>
          <w:delText>1.</w:delText>
        </w:r>
        <w:r w:rsidDel="002C6EB8">
          <w:rPr>
            <w:rFonts w:asciiTheme="minorHAnsi" w:eastAsiaTheme="minorEastAsia" w:hAnsiTheme="minorHAnsi" w:cstheme="minorBidi"/>
            <w:b w:val="0"/>
            <w:sz w:val="22"/>
            <w:szCs w:val="22"/>
          </w:rPr>
          <w:tab/>
        </w:r>
        <w:r w:rsidRPr="002C6EB8" w:rsidDel="002C6EB8">
          <w:rPr>
            <w:rPrChange w:id="131" w:author="Lizzie Charbonneau" w:date="2018-04-17T12:41:00Z">
              <w:rPr>
                <w:rStyle w:val="Hyperlink"/>
              </w:rPr>
            </w:rPrChange>
          </w:rPr>
          <w:delText>Introduction</w:delText>
        </w:r>
        <w:r w:rsidDel="002C6EB8">
          <w:rPr>
            <w:webHidden/>
          </w:rPr>
          <w:tab/>
          <w:delText>1</w:delText>
        </w:r>
      </w:del>
    </w:p>
    <w:p w:rsidR="00CA2EC7" w:rsidDel="002C6EB8" w:rsidRDefault="00BF4F3D">
      <w:pPr>
        <w:pStyle w:val="TOC2"/>
        <w:rPr>
          <w:del w:id="132" w:author="Lizzie Charbonneau" w:date="2018-04-17T12:41:00Z"/>
          <w:rFonts w:asciiTheme="minorHAnsi" w:eastAsiaTheme="minorEastAsia" w:hAnsiTheme="minorHAnsi" w:cstheme="minorBidi"/>
          <w:sz w:val="22"/>
          <w:szCs w:val="22"/>
        </w:rPr>
      </w:pPr>
      <w:del w:id="133" w:author="Lizzie Charbonneau" w:date="2018-04-17T12:41:00Z">
        <w:r w:rsidRPr="002C6EB8" w:rsidDel="002C6EB8">
          <w:rPr>
            <w:rPrChange w:id="134" w:author="Lizzie Charbonneau" w:date="2018-04-17T12:41:00Z">
              <w:rPr>
                <w:rStyle w:val="Hyperlink"/>
              </w:rPr>
            </w:rPrChange>
          </w:rPr>
          <w:delText>1.1</w:delText>
        </w:r>
        <w:r w:rsidDel="002C6EB8">
          <w:rPr>
            <w:rFonts w:asciiTheme="minorHAnsi" w:eastAsiaTheme="minorEastAsia" w:hAnsiTheme="minorHAnsi" w:cstheme="minorBidi"/>
            <w:sz w:val="22"/>
            <w:szCs w:val="22"/>
          </w:rPr>
          <w:tab/>
        </w:r>
        <w:r w:rsidRPr="002C6EB8" w:rsidDel="002C6EB8">
          <w:rPr>
            <w:rPrChange w:id="135" w:author="Lizzie Charbonneau" w:date="2018-04-17T12:41:00Z">
              <w:rPr>
                <w:rStyle w:val="Hyperlink"/>
              </w:rPr>
            </w:rPrChange>
          </w:rPr>
          <w:delText>Background</w:delText>
        </w:r>
        <w:r w:rsidDel="002C6EB8">
          <w:rPr>
            <w:webHidden/>
          </w:rPr>
          <w:tab/>
          <w:delText>1</w:delText>
        </w:r>
      </w:del>
    </w:p>
    <w:p w:rsidR="00CA2EC7" w:rsidDel="002C6EB8" w:rsidRDefault="00BF4F3D">
      <w:pPr>
        <w:pStyle w:val="TOC2"/>
        <w:rPr>
          <w:del w:id="136" w:author="Lizzie Charbonneau" w:date="2018-04-17T12:41:00Z"/>
          <w:rFonts w:asciiTheme="minorHAnsi" w:eastAsiaTheme="minorEastAsia" w:hAnsiTheme="minorHAnsi" w:cstheme="minorBidi"/>
          <w:sz w:val="22"/>
          <w:szCs w:val="22"/>
        </w:rPr>
      </w:pPr>
      <w:del w:id="137" w:author="Lizzie Charbonneau" w:date="2018-04-17T12:41:00Z">
        <w:r w:rsidRPr="002C6EB8" w:rsidDel="002C6EB8">
          <w:rPr>
            <w:rPrChange w:id="138" w:author="Lizzie Charbonneau" w:date="2018-04-17T12:41:00Z">
              <w:rPr>
                <w:rStyle w:val="Hyperlink"/>
              </w:rPr>
            </w:rPrChange>
          </w:rPr>
          <w:delText>1.2</w:delText>
        </w:r>
        <w:r w:rsidDel="002C6EB8">
          <w:rPr>
            <w:rFonts w:asciiTheme="minorHAnsi" w:eastAsiaTheme="minorEastAsia" w:hAnsiTheme="minorHAnsi" w:cstheme="minorBidi"/>
            <w:sz w:val="22"/>
            <w:szCs w:val="22"/>
          </w:rPr>
          <w:tab/>
        </w:r>
        <w:r w:rsidRPr="002C6EB8" w:rsidDel="002C6EB8">
          <w:rPr>
            <w:rPrChange w:id="139" w:author="Lizzie Charbonneau" w:date="2018-04-17T12:41:00Z">
              <w:rPr>
                <w:rStyle w:val="Hyperlink"/>
              </w:rPr>
            </w:rPrChange>
          </w:rPr>
          <w:delText>Purpose</w:delText>
        </w:r>
        <w:r w:rsidDel="002C6EB8">
          <w:rPr>
            <w:webHidden/>
          </w:rPr>
          <w:tab/>
          <w:delText>1</w:delText>
        </w:r>
      </w:del>
    </w:p>
    <w:p w:rsidR="00CA2EC7" w:rsidDel="002C6EB8" w:rsidRDefault="00BF4F3D">
      <w:pPr>
        <w:pStyle w:val="TOC2"/>
        <w:rPr>
          <w:del w:id="140" w:author="Lizzie Charbonneau" w:date="2018-04-17T12:41:00Z"/>
          <w:rFonts w:asciiTheme="minorHAnsi" w:eastAsiaTheme="minorEastAsia" w:hAnsiTheme="minorHAnsi" w:cstheme="minorBidi"/>
          <w:sz w:val="22"/>
          <w:szCs w:val="22"/>
        </w:rPr>
      </w:pPr>
      <w:del w:id="141" w:author="Lizzie Charbonneau" w:date="2018-04-17T12:41:00Z">
        <w:r w:rsidRPr="002C6EB8" w:rsidDel="002C6EB8">
          <w:rPr>
            <w:rPrChange w:id="142" w:author="Lizzie Charbonneau" w:date="2018-04-17T12:41:00Z">
              <w:rPr>
                <w:rStyle w:val="Hyperlink"/>
              </w:rPr>
            </w:rPrChange>
          </w:rPr>
          <w:delText>1.3</w:delText>
        </w:r>
        <w:r w:rsidDel="002C6EB8">
          <w:rPr>
            <w:rFonts w:asciiTheme="minorHAnsi" w:eastAsiaTheme="minorEastAsia" w:hAnsiTheme="minorHAnsi" w:cstheme="minorBidi"/>
            <w:sz w:val="22"/>
            <w:szCs w:val="22"/>
          </w:rPr>
          <w:tab/>
        </w:r>
        <w:r w:rsidRPr="002C6EB8" w:rsidDel="002C6EB8">
          <w:rPr>
            <w:rPrChange w:id="143" w:author="Lizzie Charbonneau" w:date="2018-04-17T12:41:00Z">
              <w:rPr>
                <w:rStyle w:val="Hyperlink"/>
              </w:rPr>
            </w:rPrChange>
          </w:rPr>
          <w:delText>Application Description</w:delText>
        </w:r>
        <w:r w:rsidDel="002C6EB8">
          <w:rPr>
            <w:webHidden/>
          </w:rPr>
          <w:tab/>
          <w:delText>1</w:delText>
        </w:r>
      </w:del>
    </w:p>
    <w:p w:rsidR="00CA2EC7" w:rsidDel="002C6EB8" w:rsidRDefault="00BF4F3D">
      <w:pPr>
        <w:pStyle w:val="TOC1"/>
        <w:rPr>
          <w:del w:id="144" w:author="Lizzie Charbonneau" w:date="2018-04-17T12:41:00Z"/>
          <w:rFonts w:asciiTheme="minorHAnsi" w:eastAsiaTheme="minorEastAsia" w:hAnsiTheme="minorHAnsi" w:cstheme="minorBidi"/>
          <w:b w:val="0"/>
          <w:sz w:val="22"/>
          <w:szCs w:val="22"/>
        </w:rPr>
      </w:pPr>
      <w:del w:id="145" w:author="Lizzie Charbonneau" w:date="2018-04-17T12:41:00Z">
        <w:r w:rsidRPr="002C6EB8" w:rsidDel="002C6EB8">
          <w:rPr>
            <w:rPrChange w:id="146" w:author="Lizzie Charbonneau" w:date="2018-04-17T12:41:00Z">
              <w:rPr>
                <w:rStyle w:val="Hyperlink"/>
              </w:rPr>
            </w:rPrChange>
          </w:rPr>
          <w:delText>2.</w:delText>
        </w:r>
        <w:r w:rsidDel="002C6EB8">
          <w:rPr>
            <w:rFonts w:asciiTheme="minorHAnsi" w:eastAsiaTheme="minorEastAsia" w:hAnsiTheme="minorHAnsi" w:cstheme="minorBidi"/>
            <w:b w:val="0"/>
            <w:sz w:val="22"/>
            <w:szCs w:val="22"/>
          </w:rPr>
          <w:tab/>
        </w:r>
        <w:r w:rsidRPr="002C6EB8" w:rsidDel="002C6EB8">
          <w:rPr>
            <w:rPrChange w:id="147" w:author="Lizzie Charbonneau" w:date="2018-04-17T12:41:00Z">
              <w:rPr>
                <w:rStyle w:val="Hyperlink"/>
              </w:rPr>
            </w:rPrChange>
          </w:rPr>
          <w:delText>User Account Creation</w:delText>
        </w:r>
        <w:r w:rsidDel="002C6EB8">
          <w:rPr>
            <w:webHidden/>
          </w:rPr>
          <w:tab/>
          <w:delText>3</w:delText>
        </w:r>
      </w:del>
    </w:p>
    <w:p w:rsidR="00CA2EC7" w:rsidDel="002C6EB8" w:rsidRDefault="00BF4F3D">
      <w:pPr>
        <w:pStyle w:val="TOC2"/>
        <w:rPr>
          <w:del w:id="148" w:author="Lizzie Charbonneau" w:date="2018-04-17T12:41:00Z"/>
          <w:rFonts w:asciiTheme="minorHAnsi" w:eastAsiaTheme="minorEastAsia" w:hAnsiTheme="minorHAnsi" w:cstheme="minorBidi"/>
          <w:sz w:val="22"/>
          <w:szCs w:val="22"/>
        </w:rPr>
      </w:pPr>
      <w:del w:id="149" w:author="Lizzie Charbonneau" w:date="2018-04-17T12:41:00Z">
        <w:r w:rsidRPr="002C6EB8" w:rsidDel="002C6EB8">
          <w:rPr>
            <w:rPrChange w:id="150" w:author="Lizzie Charbonneau" w:date="2018-04-17T12:41:00Z">
              <w:rPr>
                <w:rStyle w:val="Hyperlink"/>
              </w:rPr>
            </w:rPrChange>
          </w:rPr>
          <w:delText>2.1</w:delText>
        </w:r>
        <w:r w:rsidDel="002C6EB8">
          <w:rPr>
            <w:rFonts w:asciiTheme="minorHAnsi" w:eastAsiaTheme="minorEastAsia" w:hAnsiTheme="minorHAnsi" w:cstheme="minorBidi"/>
            <w:sz w:val="22"/>
            <w:szCs w:val="22"/>
          </w:rPr>
          <w:tab/>
        </w:r>
        <w:r w:rsidRPr="002C6EB8" w:rsidDel="002C6EB8">
          <w:rPr>
            <w:rPrChange w:id="151" w:author="Lizzie Charbonneau" w:date="2018-04-17T12:41:00Z">
              <w:rPr>
                <w:rStyle w:val="Hyperlink"/>
              </w:rPr>
            </w:rPrChange>
          </w:rPr>
          <w:delText>Login Page</w:delText>
        </w:r>
        <w:r w:rsidDel="002C6EB8">
          <w:rPr>
            <w:webHidden/>
          </w:rPr>
          <w:tab/>
          <w:delText>3</w:delText>
        </w:r>
      </w:del>
    </w:p>
    <w:p w:rsidR="00CA2EC7" w:rsidDel="002C6EB8" w:rsidRDefault="00BF4F3D">
      <w:pPr>
        <w:pStyle w:val="TOC2"/>
        <w:rPr>
          <w:del w:id="152" w:author="Lizzie Charbonneau" w:date="2018-04-17T12:41:00Z"/>
          <w:rFonts w:asciiTheme="minorHAnsi" w:eastAsiaTheme="minorEastAsia" w:hAnsiTheme="minorHAnsi" w:cstheme="minorBidi"/>
          <w:sz w:val="22"/>
          <w:szCs w:val="22"/>
        </w:rPr>
      </w:pPr>
      <w:del w:id="153" w:author="Lizzie Charbonneau" w:date="2018-04-17T12:41:00Z">
        <w:r w:rsidRPr="002C6EB8" w:rsidDel="002C6EB8">
          <w:rPr>
            <w:rPrChange w:id="154" w:author="Lizzie Charbonneau" w:date="2018-04-17T12:41:00Z">
              <w:rPr>
                <w:rStyle w:val="Hyperlink"/>
              </w:rPr>
            </w:rPrChange>
          </w:rPr>
          <w:delText>2.2</w:delText>
        </w:r>
        <w:r w:rsidDel="002C6EB8">
          <w:rPr>
            <w:rFonts w:asciiTheme="minorHAnsi" w:eastAsiaTheme="minorEastAsia" w:hAnsiTheme="minorHAnsi" w:cstheme="minorBidi"/>
            <w:sz w:val="22"/>
            <w:szCs w:val="22"/>
          </w:rPr>
          <w:tab/>
        </w:r>
        <w:r w:rsidRPr="002C6EB8" w:rsidDel="002C6EB8">
          <w:rPr>
            <w:rPrChange w:id="155" w:author="Lizzie Charbonneau" w:date="2018-04-17T12:41:00Z">
              <w:rPr>
                <w:rStyle w:val="Hyperlink"/>
              </w:rPr>
            </w:rPrChange>
          </w:rPr>
          <w:delText>Creating a New User</w:delText>
        </w:r>
        <w:r w:rsidDel="002C6EB8">
          <w:rPr>
            <w:webHidden/>
          </w:rPr>
          <w:tab/>
          <w:delText>3</w:delText>
        </w:r>
      </w:del>
    </w:p>
    <w:p w:rsidR="00CA2EC7" w:rsidDel="002C6EB8" w:rsidRDefault="00BF4F3D">
      <w:pPr>
        <w:pStyle w:val="TOC2"/>
        <w:rPr>
          <w:del w:id="156" w:author="Lizzie Charbonneau" w:date="2018-04-17T12:41:00Z"/>
          <w:rFonts w:asciiTheme="minorHAnsi" w:eastAsiaTheme="minorEastAsia" w:hAnsiTheme="minorHAnsi" w:cstheme="minorBidi"/>
          <w:sz w:val="22"/>
          <w:szCs w:val="22"/>
        </w:rPr>
      </w:pPr>
      <w:del w:id="157" w:author="Lizzie Charbonneau" w:date="2018-04-17T12:41:00Z">
        <w:r w:rsidRPr="002C6EB8" w:rsidDel="002C6EB8">
          <w:rPr>
            <w:rPrChange w:id="158" w:author="Lizzie Charbonneau" w:date="2018-04-17T12:41:00Z">
              <w:rPr>
                <w:rStyle w:val="Hyperlink"/>
              </w:rPr>
            </w:rPrChange>
          </w:rPr>
          <w:delText>2.3</w:delText>
        </w:r>
        <w:r w:rsidDel="002C6EB8">
          <w:rPr>
            <w:rFonts w:asciiTheme="minorHAnsi" w:eastAsiaTheme="minorEastAsia" w:hAnsiTheme="minorHAnsi" w:cstheme="minorBidi"/>
            <w:sz w:val="22"/>
            <w:szCs w:val="22"/>
          </w:rPr>
          <w:tab/>
        </w:r>
        <w:r w:rsidRPr="002C6EB8" w:rsidDel="002C6EB8">
          <w:rPr>
            <w:rPrChange w:id="159" w:author="Lizzie Charbonneau" w:date="2018-04-17T12:41:00Z">
              <w:rPr>
                <w:rStyle w:val="Hyperlink"/>
              </w:rPr>
            </w:rPrChange>
          </w:rPr>
          <w:delText>Resetting a Password</w:delText>
        </w:r>
        <w:r w:rsidDel="002C6EB8">
          <w:rPr>
            <w:webHidden/>
          </w:rPr>
          <w:tab/>
          <w:delText>4</w:delText>
        </w:r>
      </w:del>
    </w:p>
    <w:p w:rsidR="00CA2EC7" w:rsidDel="002C6EB8" w:rsidRDefault="00BF4F3D">
      <w:pPr>
        <w:pStyle w:val="TOC2"/>
        <w:rPr>
          <w:del w:id="160" w:author="Lizzie Charbonneau" w:date="2018-04-17T12:41:00Z"/>
          <w:rFonts w:asciiTheme="minorHAnsi" w:eastAsiaTheme="minorEastAsia" w:hAnsiTheme="minorHAnsi" w:cstheme="minorBidi"/>
          <w:sz w:val="22"/>
          <w:szCs w:val="22"/>
        </w:rPr>
      </w:pPr>
      <w:del w:id="161" w:author="Lizzie Charbonneau" w:date="2018-04-17T12:41:00Z">
        <w:r w:rsidRPr="002C6EB8" w:rsidDel="002C6EB8">
          <w:rPr>
            <w:rPrChange w:id="162" w:author="Lizzie Charbonneau" w:date="2018-04-17T12:41:00Z">
              <w:rPr>
                <w:rStyle w:val="Hyperlink"/>
              </w:rPr>
            </w:rPrChange>
          </w:rPr>
          <w:delText>2.4</w:delText>
        </w:r>
        <w:r w:rsidDel="002C6EB8">
          <w:rPr>
            <w:rFonts w:asciiTheme="minorHAnsi" w:eastAsiaTheme="minorEastAsia" w:hAnsiTheme="minorHAnsi" w:cstheme="minorBidi"/>
            <w:sz w:val="22"/>
            <w:szCs w:val="22"/>
          </w:rPr>
          <w:tab/>
        </w:r>
        <w:r w:rsidRPr="002C6EB8" w:rsidDel="002C6EB8">
          <w:rPr>
            <w:rPrChange w:id="163" w:author="Lizzie Charbonneau" w:date="2018-04-17T12:41:00Z">
              <w:rPr>
                <w:rStyle w:val="Hyperlink"/>
              </w:rPr>
            </w:rPrChange>
          </w:rPr>
          <w:delText>Account Management</w:delText>
        </w:r>
        <w:r w:rsidDel="002C6EB8">
          <w:rPr>
            <w:webHidden/>
          </w:rPr>
          <w:tab/>
          <w:delText>5</w:delText>
        </w:r>
      </w:del>
    </w:p>
    <w:p w:rsidR="00CA2EC7" w:rsidDel="002C6EB8" w:rsidRDefault="00BF4F3D">
      <w:pPr>
        <w:pStyle w:val="TOC1"/>
        <w:rPr>
          <w:del w:id="164" w:author="Lizzie Charbonneau" w:date="2018-04-17T12:41:00Z"/>
          <w:rFonts w:asciiTheme="minorHAnsi" w:eastAsiaTheme="minorEastAsia" w:hAnsiTheme="minorHAnsi" w:cstheme="minorBidi"/>
          <w:b w:val="0"/>
          <w:sz w:val="22"/>
          <w:szCs w:val="22"/>
        </w:rPr>
      </w:pPr>
      <w:del w:id="165" w:author="Lizzie Charbonneau" w:date="2018-04-17T12:41:00Z">
        <w:r w:rsidRPr="002C6EB8" w:rsidDel="002C6EB8">
          <w:rPr>
            <w:rPrChange w:id="166" w:author="Lizzie Charbonneau" w:date="2018-04-17T12:41:00Z">
              <w:rPr>
                <w:rStyle w:val="Hyperlink"/>
              </w:rPr>
            </w:rPrChange>
          </w:rPr>
          <w:delText>3.</w:delText>
        </w:r>
        <w:r w:rsidDel="002C6EB8">
          <w:rPr>
            <w:rFonts w:asciiTheme="minorHAnsi" w:eastAsiaTheme="minorEastAsia" w:hAnsiTheme="minorHAnsi" w:cstheme="minorBidi"/>
            <w:b w:val="0"/>
            <w:sz w:val="22"/>
            <w:szCs w:val="22"/>
          </w:rPr>
          <w:tab/>
        </w:r>
        <w:r w:rsidRPr="002C6EB8" w:rsidDel="002C6EB8">
          <w:rPr>
            <w:rPrChange w:id="167" w:author="Lizzie Charbonneau" w:date="2018-04-17T12:41:00Z">
              <w:rPr>
                <w:rStyle w:val="Hyperlink"/>
              </w:rPr>
            </w:rPrChange>
          </w:rPr>
          <w:delText>Measure Dashboard</w:delText>
        </w:r>
        <w:r w:rsidDel="002C6EB8">
          <w:rPr>
            <w:webHidden/>
          </w:rPr>
          <w:tab/>
          <w:delText>6</w:delText>
        </w:r>
      </w:del>
    </w:p>
    <w:p w:rsidR="00CA2EC7" w:rsidDel="002C6EB8" w:rsidRDefault="00BF4F3D">
      <w:pPr>
        <w:pStyle w:val="TOC2"/>
        <w:rPr>
          <w:del w:id="168" w:author="Lizzie Charbonneau" w:date="2018-04-17T12:41:00Z"/>
          <w:rFonts w:asciiTheme="minorHAnsi" w:eastAsiaTheme="minorEastAsia" w:hAnsiTheme="minorHAnsi" w:cstheme="minorBidi"/>
          <w:sz w:val="22"/>
          <w:szCs w:val="22"/>
        </w:rPr>
      </w:pPr>
      <w:del w:id="169" w:author="Lizzie Charbonneau" w:date="2018-04-17T12:41:00Z">
        <w:r w:rsidRPr="002C6EB8" w:rsidDel="002C6EB8">
          <w:rPr>
            <w:rPrChange w:id="170" w:author="Lizzie Charbonneau" w:date="2018-04-17T12:41:00Z">
              <w:rPr>
                <w:rStyle w:val="Hyperlink"/>
              </w:rPr>
            </w:rPrChange>
          </w:rPr>
          <w:delText>3.1</w:delText>
        </w:r>
        <w:r w:rsidDel="002C6EB8">
          <w:rPr>
            <w:rFonts w:asciiTheme="minorHAnsi" w:eastAsiaTheme="minorEastAsia" w:hAnsiTheme="minorHAnsi" w:cstheme="minorBidi"/>
            <w:sz w:val="22"/>
            <w:szCs w:val="22"/>
          </w:rPr>
          <w:tab/>
        </w:r>
        <w:r w:rsidRPr="002C6EB8" w:rsidDel="002C6EB8">
          <w:rPr>
            <w:rPrChange w:id="171" w:author="Lizzie Charbonneau" w:date="2018-04-17T12:41:00Z">
              <w:rPr>
                <w:rStyle w:val="Hyperlink"/>
              </w:rPr>
            </w:rPrChange>
          </w:rPr>
          <w:delText>Overview</w:delText>
        </w:r>
        <w:r w:rsidDel="002C6EB8">
          <w:rPr>
            <w:webHidden/>
          </w:rPr>
          <w:tab/>
        </w:r>
        <w:r w:rsidDel="002C6EB8">
          <w:rPr>
            <w:webHidden/>
          </w:rPr>
          <w:delText>6</w:delText>
        </w:r>
      </w:del>
    </w:p>
    <w:p w:rsidR="00CA2EC7" w:rsidDel="002C6EB8" w:rsidRDefault="00BF4F3D">
      <w:pPr>
        <w:pStyle w:val="TOC2"/>
        <w:rPr>
          <w:del w:id="172" w:author="Lizzie Charbonneau" w:date="2018-04-17T12:41:00Z"/>
          <w:rFonts w:asciiTheme="minorHAnsi" w:eastAsiaTheme="minorEastAsia" w:hAnsiTheme="minorHAnsi" w:cstheme="minorBidi"/>
          <w:sz w:val="22"/>
          <w:szCs w:val="22"/>
        </w:rPr>
      </w:pPr>
      <w:del w:id="173" w:author="Lizzie Charbonneau" w:date="2018-04-17T12:41:00Z">
        <w:r w:rsidRPr="002C6EB8" w:rsidDel="002C6EB8">
          <w:rPr>
            <w:rPrChange w:id="174" w:author="Lizzie Charbonneau" w:date="2018-04-17T12:41:00Z">
              <w:rPr>
                <w:rStyle w:val="Hyperlink"/>
              </w:rPr>
            </w:rPrChange>
          </w:rPr>
          <w:delText>3.2</w:delText>
        </w:r>
        <w:r w:rsidDel="002C6EB8">
          <w:rPr>
            <w:rFonts w:asciiTheme="minorHAnsi" w:eastAsiaTheme="minorEastAsia" w:hAnsiTheme="minorHAnsi" w:cstheme="minorBidi"/>
            <w:sz w:val="22"/>
            <w:szCs w:val="22"/>
          </w:rPr>
          <w:tab/>
        </w:r>
        <w:r w:rsidRPr="002C6EB8" w:rsidDel="002C6EB8">
          <w:rPr>
            <w:rPrChange w:id="175" w:author="Lizzie Charbonneau" w:date="2018-04-17T12:41:00Z">
              <w:rPr>
                <w:rStyle w:val="Hyperlink"/>
              </w:rPr>
            </w:rPrChange>
          </w:rPr>
          <w:delText>Loading a New Measure</w:delText>
        </w:r>
        <w:r w:rsidDel="002C6EB8">
          <w:rPr>
            <w:webHidden/>
          </w:rPr>
          <w:tab/>
          <w:delText>7</w:delText>
        </w:r>
      </w:del>
    </w:p>
    <w:p w:rsidR="00CA2EC7" w:rsidDel="002C6EB8" w:rsidRDefault="00BF4F3D">
      <w:pPr>
        <w:pStyle w:val="TOC2"/>
        <w:rPr>
          <w:del w:id="176" w:author="Lizzie Charbonneau" w:date="2018-04-17T12:41:00Z"/>
          <w:rFonts w:asciiTheme="minorHAnsi" w:eastAsiaTheme="minorEastAsia" w:hAnsiTheme="minorHAnsi" w:cstheme="minorBidi"/>
          <w:sz w:val="22"/>
          <w:szCs w:val="22"/>
        </w:rPr>
      </w:pPr>
      <w:del w:id="177" w:author="Lizzie Charbonneau" w:date="2018-04-17T12:41:00Z">
        <w:r w:rsidRPr="002C6EB8" w:rsidDel="002C6EB8">
          <w:rPr>
            <w:rPrChange w:id="178" w:author="Lizzie Charbonneau" w:date="2018-04-17T12:41:00Z">
              <w:rPr>
                <w:rStyle w:val="Hyperlink"/>
              </w:rPr>
            </w:rPrChange>
          </w:rPr>
          <w:delText>3.3</w:delText>
        </w:r>
        <w:r w:rsidDel="002C6EB8">
          <w:rPr>
            <w:rFonts w:asciiTheme="minorHAnsi" w:eastAsiaTheme="minorEastAsia" w:hAnsiTheme="minorHAnsi" w:cstheme="minorBidi"/>
            <w:sz w:val="22"/>
            <w:szCs w:val="22"/>
          </w:rPr>
          <w:tab/>
        </w:r>
        <w:r w:rsidRPr="002C6EB8" w:rsidDel="002C6EB8">
          <w:rPr>
            <w:rPrChange w:id="179" w:author="Lizzie Charbonneau" w:date="2018-04-17T12:41:00Z">
              <w:rPr>
                <w:rStyle w:val="Hyperlink"/>
              </w:rPr>
            </w:rPrChange>
          </w:rPr>
          <w:delText>Updating a Measure</w:delText>
        </w:r>
        <w:r w:rsidDel="002C6EB8">
          <w:rPr>
            <w:webHidden/>
          </w:rPr>
          <w:tab/>
          <w:delText>8</w:delText>
        </w:r>
      </w:del>
    </w:p>
    <w:p w:rsidR="00CA2EC7" w:rsidDel="002C6EB8" w:rsidRDefault="00BF4F3D">
      <w:pPr>
        <w:pStyle w:val="TOC2"/>
        <w:rPr>
          <w:del w:id="180" w:author="Lizzie Charbonneau" w:date="2018-04-17T12:41:00Z"/>
          <w:rFonts w:asciiTheme="minorHAnsi" w:eastAsiaTheme="minorEastAsia" w:hAnsiTheme="minorHAnsi" w:cstheme="minorBidi"/>
          <w:sz w:val="22"/>
          <w:szCs w:val="22"/>
        </w:rPr>
      </w:pPr>
      <w:del w:id="181" w:author="Lizzie Charbonneau" w:date="2018-04-17T12:41:00Z">
        <w:r w:rsidRPr="002C6EB8" w:rsidDel="002C6EB8">
          <w:rPr>
            <w:rPrChange w:id="182" w:author="Lizzie Charbonneau" w:date="2018-04-17T12:41:00Z">
              <w:rPr>
                <w:rStyle w:val="Hyperlink"/>
              </w:rPr>
            </w:rPrChange>
          </w:rPr>
          <w:delText>3.4</w:delText>
        </w:r>
        <w:r w:rsidDel="002C6EB8">
          <w:rPr>
            <w:rFonts w:asciiTheme="minorHAnsi" w:eastAsiaTheme="minorEastAsia" w:hAnsiTheme="minorHAnsi" w:cstheme="minorBidi"/>
            <w:sz w:val="22"/>
            <w:szCs w:val="22"/>
          </w:rPr>
          <w:tab/>
        </w:r>
        <w:r w:rsidRPr="002C6EB8" w:rsidDel="002C6EB8">
          <w:rPr>
            <w:rPrChange w:id="183" w:author="Lizzie Charbonneau" w:date="2018-04-17T12:41:00Z">
              <w:rPr>
                <w:rStyle w:val="Hyperlink"/>
              </w:rPr>
            </w:rPrChange>
          </w:rPr>
          <w:delText>Creating Synthetic Test Records</w:delText>
        </w:r>
        <w:r w:rsidDel="002C6EB8">
          <w:rPr>
            <w:webHidden/>
          </w:rPr>
          <w:tab/>
          <w:delText>9</w:delText>
        </w:r>
      </w:del>
    </w:p>
    <w:p w:rsidR="00CA2EC7" w:rsidDel="002C6EB8" w:rsidRDefault="00BF4F3D">
      <w:pPr>
        <w:pStyle w:val="TOC1"/>
        <w:rPr>
          <w:del w:id="184" w:author="Lizzie Charbonneau" w:date="2018-04-17T12:41:00Z"/>
          <w:rFonts w:asciiTheme="minorHAnsi" w:eastAsiaTheme="minorEastAsia" w:hAnsiTheme="minorHAnsi" w:cstheme="minorBidi"/>
          <w:b w:val="0"/>
          <w:sz w:val="22"/>
          <w:szCs w:val="22"/>
        </w:rPr>
      </w:pPr>
      <w:del w:id="185" w:author="Lizzie Charbonneau" w:date="2018-04-17T12:41:00Z">
        <w:r w:rsidRPr="002C6EB8" w:rsidDel="002C6EB8">
          <w:rPr>
            <w:rPrChange w:id="186" w:author="Lizzie Charbonneau" w:date="2018-04-17T12:41:00Z">
              <w:rPr>
                <w:rStyle w:val="Hyperlink"/>
              </w:rPr>
            </w:rPrChange>
          </w:rPr>
          <w:delText>4.</w:delText>
        </w:r>
        <w:r w:rsidDel="002C6EB8">
          <w:rPr>
            <w:rFonts w:asciiTheme="minorHAnsi" w:eastAsiaTheme="minorEastAsia" w:hAnsiTheme="minorHAnsi" w:cstheme="minorBidi"/>
            <w:b w:val="0"/>
            <w:sz w:val="22"/>
            <w:szCs w:val="22"/>
          </w:rPr>
          <w:tab/>
        </w:r>
        <w:r w:rsidRPr="002C6EB8" w:rsidDel="002C6EB8">
          <w:rPr>
            <w:rPrChange w:id="187" w:author="Lizzie Charbonneau" w:date="2018-04-17T12:41:00Z">
              <w:rPr>
                <w:rStyle w:val="Hyperlink"/>
              </w:rPr>
            </w:rPrChange>
          </w:rPr>
          <w:delText>Measure Results View</w:delText>
        </w:r>
        <w:r w:rsidDel="002C6EB8">
          <w:rPr>
            <w:webHidden/>
          </w:rPr>
          <w:tab/>
          <w:delText>10</w:delText>
        </w:r>
      </w:del>
    </w:p>
    <w:p w:rsidR="00CA2EC7" w:rsidDel="002C6EB8" w:rsidRDefault="00BF4F3D">
      <w:pPr>
        <w:pStyle w:val="TOC2"/>
        <w:rPr>
          <w:del w:id="188" w:author="Lizzie Charbonneau" w:date="2018-04-17T12:41:00Z"/>
          <w:rFonts w:asciiTheme="minorHAnsi" w:eastAsiaTheme="minorEastAsia" w:hAnsiTheme="minorHAnsi" w:cstheme="minorBidi"/>
          <w:sz w:val="22"/>
          <w:szCs w:val="22"/>
        </w:rPr>
      </w:pPr>
      <w:del w:id="189" w:author="Lizzie Charbonneau" w:date="2018-04-17T12:41:00Z">
        <w:r w:rsidRPr="002C6EB8" w:rsidDel="002C6EB8">
          <w:rPr>
            <w:rPrChange w:id="190" w:author="Lizzie Charbonneau" w:date="2018-04-17T12:41:00Z">
              <w:rPr>
                <w:rStyle w:val="Hyperlink"/>
              </w:rPr>
            </w:rPrChange>
          </w:rPr>
          <w:delText>4.1</w:delText>
        </w:r>
        <w:r w:rsidDel="002C6EB8">
          <w:rPr>
            <w:rFonts w:asciiTheme="minorHAnsi" w:eastAsiaTheme="minorEastAsia" w:hAnsiTheme="minorHAnsi" w:cstheme="minorBidi"/>
            <w:sz w:val="22"/>
            <w:szCs w:val="22"/>
          </w:rPr>
          <w:tab/>
        </w:r>
        <w:r w:rsidRPr="002C6EB8" w:rsidDel="002C6EB8">
          <w:rPr>
            <w:rPrChange w:id="191" w:author="Lizzie Charbonneau" w:date="2018-04-17T12:41:00Z">
              <w:rPr>
                <w:rStyle w:val="Hyperlink"/>
              </w:rPr>
            </w:rPrChange>
          </w:rPr>
          <w:delText>Overview</w:delText>
        </w:r>
        <w:r w:rsidDel="002C6EB8">
          <w:rPr>
            <w:webHidden/>
          </w:rPr>
          <w:tab/>
          <w:delText>10</w:delText>
        </w:r>
      </w:del>
    </w:p>
    <w:p w:rsidR="00CA2EC7" w:rsidDel="002C6EB8" w:rsidRDefault="00BF4F3D">
      <w:pPr>
        <w:pStyle w:val="TOC2"/>
        <w:rPr>
          <w:del w:id="192" w:author="Lizzie Charbonneau" w:date="2018-04-17T12:41:00Z"/>
          <w:rFonts w:asciiTheme="minorHAnsi" w:eastAsiaTheme="minorEastAsia" w:hAnsiTheme="minorHAnsi" w:cstheme="minorBidi"/>
          <w:sz w:val="22"/>
          <w:szCs w:val="22"/>
        </w:rPr>
      </w:pPr>
      <w:del w:id="193" w:author="Lizzie Charbonneau" w:date="2018-04-17T12:41:00Z">
        <w:r w:rsidRPr="002C6EB8" w:rsidDel="002C6EB8">
          <w:rPr>
            <w:rPrChange w:id="194" w:author="Lizzie Charbonneau" w:date="2018-04-17T12:41:00Z">
              <w:rPr>
                <w:rStyle w:val="Hyperlink"/>
              </w:rPr>
            </w:rPrChange>
          </w:rPr>
          <w:delText>4.2</w:delText>
        </w:r>
        <w:r w:rsidDel="002C6EB8">
          <w:rPr>
            <w:rFonts w:asciiTheme="minorHAnsi" w:eastAsiaTheme="minorEastAsia" w:hAnsiTheme="minorHAnsi" w:cstheme="minorBidi"/>
            <w:sz w:val="22"/>
            <w:szCs w:val="22"/>
          </w:rPr>
          <w:tab/>
        </w:r>
        <w:r w:rsidRPr="002C6EB8" w:rsidDel="002C6EB8">
          <w:rPr>
            <w:rPrChange w:id="195" w:author="Lizzie Charbonneau" w:date="2018-04-17T12:41:00Z">
              <w:rPr>
                <w:rStyle w:val="Hyperlink"/>
              </w:rPr>
            </w:rPrChange>
          </w:rPr>
          <w:delText>Measure Logic</w:delText>
        </w:r>
        <w:r w:rsidDel="002C6EB8">
          <w:rPr>
            <w:webHidden/>
          </w:rPr>
          <w:tab/>
          <w:delText>12</w:delText>
        </w:r>
      </w:del>
    </w:p>
    <w:p w:rsidR="00CA2EC7" w:rsidDel="002C6EB8" w:rsidRDefault="00BF4F3D">
      <w:pPr>
        <w:pStyle w:val="TOC2"/>
        <w:rPr>
          <w:del w:id="196" w:author="Lizzie Charbonneau" w:date="2018-04-17T12:41:00Z"/>
          <w:rFonts w:asciiTheme="minorHAnsi" w:eastAsiaTheme="minorEastAsia" w:hAnsiTheme="minorHAnsi" w:cstheme="minorBidi"/>
          <w:sz w:val="22"/>
          <w:szCs w:val="22"/>
        </w:rPr>
      </w:pPr>
      <w:del w:id="197" w:author="Lizzie Charbonneau" w:date="2018-04-17T12:41:00Z">
        <w:r w:rsidRPr="002C6EB8" w:rsidDel="002C6EB8">
          <w:rPr>
            <w:rPrChange w:id="198" w:author="Lizzie Charbonneau" w:date="2018-04-17T12:41:00Z">
              <w:rPr>
                <w:rStyle w:val="Hyperlink"/>
              </w:rPr>
            </w:rPrChange>
          </w:rPr>
          <w:delText>4.3</w:delText>
        </w:r>
        <w:r w:rsidDel="002C6EB8">
          <w:rPr>
            <w:rFonts w:asciiTheme="minorHAnsi" w:eastAsiaTheme="minorEastAsia" w:hAnsiTheme="minorHAnsi" w:cstheme="minorBidi"/>
            <w:sz w:val="22"/>
            <w:szCs w:val="22"/>
          </w:rPr>
          <w:tab/>
        </w:r>
        <w:r w:rsidRPr="002C6EB8" w:rsidDel="002C6EB8">
          <w:rPr>
            <w:rPrChange w:id="199" w:author="Lizzie Charbonneau" w:date="2018-04-17T12:41:00Z">
              <w:rPr>
                <w:rStyle w:val="Hyperlink"/>
              </w:rPr>
            </w:rPrChange>
          </w:rPr>
          <w:delText>Creating a New Test Record</w:delText>
        </w:r>
        <w:r w:rsidDel="002C6EB8">
          <w:rPr>
            <w:webHidden/>
          </w:rPr>
          <w:tab/>
          <w:delText>12</w:delText>
        </w:r>
      </w:del>
    </w:p>
    <w:p w:rsidR="00CA2EC7" w:rsidDel="002C6EB8" w:rsidRDefault="00BF4F3D">
      <w:pPr>
        <w:pStyle w:val="TOC2"/>
        <w:rPr>
          <w:del w:id="200" w:author="Lizzie Charbonneau" w:date="2018-04-17T12:41:00Z"/>
          <w:rFonts w:asciiTheme="minorHAnsi" w:eastAsiaTheme="minorEastAsia" w:hAnsiTheme="minorHAnsi" w:cstheme="minorBidi"/>
          <w:sz w:val="22"/>
          <w:szCs w:val="22"/>
        </w:rPr>
      </w:pPr>
      <w:del w:id="201" w:author="Lizzie Charbonneau" w:date="2018-04-17T12:41:00Z">
        <w:r w:rsidRPr="002C6EB8" w:rsidDel="002C6EB8">
          <w:rPr>
            <w:rPrChange w:id="202" w:author="Lizzie Charbonneau" w:date="2018-04-17T12:41:00Z">
              <w:rPr>
                <w:rStyle w:val="Hyperlink"/>
              </w:rPr>
            </w:rPrChange>
          </w:rPr>
          <w:delText>4.4</w:delText>
        </w:r>
        <w:r w:rsidDel="002C6EB8">
          <w:rPr>
            <w:rFonts w:asciiTheme="minorHAnsi" w:eastAsiaTheme="minorEastAsia" w:hAnsiTheme="minorHAnsi" w:cstheme="minorBidi"/>
            <w:sz w:val="22"/>
            <w:szCs w:val="22"/>
          </w:rPr>
          <w:tab/>
        </w:r>
        <w:r w:rsidRPr="002C6EB8" w:rsidDel="002C6EB8">
          <w:rPr>
            <w:rPrChange w:id="203" w:author="Lizzie Charbonneau" w:date="2018-04-17T12:41:00Z">
              <w:rPr>
                <w:rStyle w:val="Hyperlink"/>
              </w:rPr>
            </w:rPrChange>
          </w:rPr>
          <w:delText>Calculation Results</w:delText>
        </w:r>
        <w:r w:rsidDel="002C6EB8">
          <w:rPr>
            <w:webHidden/>
          </w:rPr>
          <w:tab/>
          <w:delText>13</w:delText>
        </w:r>
      </w:del>
    </w:p>
    <w:p w:rsidR="00CA2EC7" w:rsidDel="002C6EB8" w:rsidRDefault="00BF4F3D">
      <w:pPr>
        <w:pStyle w:val="TOC2"/>
        <w:rPr>
          <w:del w:id="204" w:author="Lizzie Charbonneau" w:date="2018-04-17T12:41:00Z"/>
          <w:rFonts w:asciiTheme="minorHAnsi" w:eastAsiaTheme="minorEastAsia" w:hAnsiTheme="minorHAnsi" w:cstheme="minorBidi"/>
          <w:sz w:val="22"/>
          <w:szCs w:val="22"/>
        </w:rPr>
      </w:pPr>
      <w:del w:id="205" w:author="Lizzie Charbonneau" w:date="2018-04-17T12:41:00Z">
        <w:r w:rsidRPr="002C6EB8" w:rsidDel="002C6EB8">
          <w:rPr>
            <w:rPrChange w:id="206" w:author="Lizzie Charbonneau" w:date="2018-04-17T12:41:00Z">
              <w:rPr>
                <w:rStyle w:val="Hyperlink"/>
              </w:rPr>
            </w:rPrChange>
          </w:rPr>
          <w:delText>4.5</w:delText>
        </w:r>
        <w:r w:rsidDel="002C6EB8">
          <w:rPr>
            <w:rFonts w:asciiTheme="minorHAnsi" w:eastAsiaTheme="minorEastAsia" w:hAnsiTheme="minorHAnsi" w:cstheme="minorBidi"/>
            <w:sz w:val="22"/>
            <w:szCs w:val="22"/>
          </w:rPr>
          <w:tab/>
        </w:r>
        <w:r w:rsidRPr="002C6EB8" w:rsidDel="002C6EB8">
          <w:rPr>
            <w:rPrChange w:id="207" w:author="Lizzie Charbonneau" w:date="2018-04-17T12:41:00Z">
              <w:rPr>
                <w:rStyle w:val="Hyperlink"/>
              </w:rPr>
            </w:rPrChange>
          </w:rPr>
          <w:delText>Editing a Test Record</w:delText>
        </w:r>
        <w:r w:rsidDel="002C6EB8">
          <w:rPr>
            <w:webHidden/>
          </w:rPr>
          <w:tab/>
          <w:delText>14</w:delText>
        </w:r>
      </w:del>
    </w:p>
    <w:p w:rsidR="00CA2EC7" w:rsidDel="002C6EB8" w:rsidRDefault="00BF4F3D">
      <w:pPr>
        <w:pStyle w:val="TOC2"/>
        <w:rPr>
          <w:del w:id="208" w:author="Lizzie Charbonneau" w:date="2018-04-17T12:41:00Z"/>
          <w:rFonts w:asciiTheme="minorHAnsi" w:eastAsiaTheme="minorEastAsia" w:hAnsiTheme="minorHAnsi" w:cstheme="minorBidi"/>
          <w:sz w:val="22"/>
          <w:szCs w:val="22"/>
        </w:rPr>
      </w:pPr>
      <w:del w:id="209" w:author="Lizzie Charbonneau" w:date="2018-04-17T12:41:00Z">
        <w:r w:rsidRPr="002C6EB8" w:rsidDel="002C6EB8">
          <w:rPr>
            <w:rPrChange w:id="210" w:author="Lizzie Charbonneau" w:date="2018-04-17T12:41:00Z">
              <w:rPr>
                <w:rStyle w:val="Hyperlink"/>
              </w:rPr>
            </w:rPrChange>
          </w:rPr>
          <w:delText>4.6</w:delText>
        </w:r>
        <w:r w:rsidDel="002C6EB8">
          <w:rPr>
            <w:rFonts w:asciiTheme="minorHAnsi" w:eastAsiaTheme="minorEastAsia" w:hAnsiTheme="minorHAnsi" w:cstheme="minorBidi"/>
            <w:sz w:val="22"/>
            <w:szCs w:val="22"/>
          </w:rPr>
          <w:tab/>
        </w:r>
        <w:r w:rsidRPr="002C6EB8" w:rsidDel="002C6EB8">
          <w:rPr>
            <w:rPrChange w:id="211" w:author="Lizzie Charbonneau" w:date="2018-04-17T12:41:00Z">
              <w:rPr>
                <w:rStyle w:val="Hyperlink"/>
              </w:rPr>
            </w:rPrChange>
          </w:rPr>
          <w:delText>Cloning a Test Record</w:delText>
        </w:r>
        <w:r w:rsidDel="002C6EB8">
          <w:rPr>
            <w:webHidden/>
          </w:rPr>
          <w:tab/>
          <w:delText>15</w:delText>
        </w:r>
      </w:del>
    </w:p>
    <w:p w:rsidR="00CA2EC7" w:rsidDel="002C6EB8" w:rsidRDefault="00BF4F3D">
      <w:pPr>
        <w:pStyle w:val="TOC2"/>
        <w:rPr>
          <w:del w:id="212" w:author="Lizzie Charbonneau" w:date="2018-04-17T12:41:00Z"/>
          <w:rFonts w:asciiTheme="minorHAnsi" w:eastAsiaTheme="minorEastAsia" w:hAnsiTheme="minorHAnsi" w:cstheme="minorBidi"/>
          <w:sz w:val="22"/>
          <w:szCs w:val="22"/>
        </w:rPr>
      </w:pPr>
      <w:del w:id="213" w:author="Lizzie Charbonneau" w:date="2018-04-17T12:41:00Z">
        <w:r w:rsidRPr="002C6EB8" w:rsidDel="002C6EB8">
          <w:rPr>
            <w:rPrChange w:id="214" w:author="Lizzie Charbonneau" w:date="2018-04-17T12:41:00Z">
              <w:rPr>
                <w:rStyle w:val="Hyperlink"/>
              </w:rPr>
            </w:rPrChange>
          </w:rPr>
          <w:delText>4.7</w:delText>
        </w:r>
        <w:r w:rsidDel="002C6EB8">
          <w:rPr>
            <w:rFonts w:asciiTheme="minorHAnsi" w:eastAsiaTheme="minorEastAsia" w:hAnsiTheme="minorHAnsi" w:cstheme="minorBidi"/>
            <w:sz w:val="22"/>
            <w:szCs w:val="22"/>
          </w:rPr>
          <w:tab/>
        </w:r>
        <w:r w:rsidRPr="002C6EB8" w:rsidDel="002C6EB8">
          <w:rPr>
            <w:rPrChange w:id="215" w:author="Lizzie Charbonneau" w:date="2018-04-17T12:41:00Z">
              <w:rPr>
                <w:rStyle w:val="Hyperlink"/>
              </w:rPr>
            </w:rPrChange>
          </w:rPr>
          <w:delText>Deleting a Test Record</w:delText>
        </w:r>
        <w:r w:rsidDel="002C6EB8">
          <w:rPr>
            <w:webHidden/>
          </w:rPr>
          <w:tab/>
          <w:delText>15</w:delText>
        </w:r>
      </w:del>
    </w:p>
    <w:p w:rsidR="00CA2EC7" w:rsidDel="002C6EB8" w:rsidRDefault="00BF4F3D">
      <w:pPr>
        <w:pStyle w:val="TOC2"/>
        <w:rPr>
          <w:del w:id="216" w:author="Lizzie Charbonneau" w:date="2018-04-17T12:41:00Z"/>
          <w:rFonts w:asciiTheme="minorHAnsi" w:eastAsiaTheme="minorEastAsia" w:hAnsiTheme="minorHAnsi" w:cstheme="minorBidi"/>
          <w:sz w:val="22"/>
          <w:szCs w:val="22"/>
        </w:rPr>
      </w:pPr>
      <w:del w:id="217" w:author="Lizzie Charbonneau" w:date="2018-04-17T12:41:00Z">
        <w:r w:rsidRPr="002C6EB8" w:rsidDel="002C6EB8">
          <w:rPr>
            <w:rPrChange w:id="218" w:author="Lizzie Charbonneau" w:date="2018-04-17T12:41:00Z">
              <w:rPr>
                <w:rStyle w:val="Hyperlink"/>
              </w:rPr>
            </w:rPrChange>
          </w:rPr>
          <w:delText>4.8</w:delText>
        </w:r>
        <w:r w:rsidDel="002C6EB8">
          <w:rPr>
            <w:rFonts w:asciiTheme="minorHAnsi" w:eastAsiaTheme="minorEastAsia" w:hAnsiTheme="minorHAnsi" w:cstheme="minorBidi"/>
            <w:sz w:val="22"/>
            <w:szCs w:val="22"/>
          </w:rPr>
          <w:tab/>
        </w:r>
        <w:r w:rsidRPr="002C6EB8" w:rsidDel="002C6EB8">
          <w:rPr>
            <w:rPrChange w:id="219" w:author="Lizzie Charbonneau" w:date="2018-04-17T12:41:00Z">
              <w:rPr>
                <w:rStyle w:val="Hyperlink"/>
              </w:rPr>
            </w:rPrChange>
          </w:rPr>
          <w:delText>Updating a Measure</w:delText>
        </w:r>
        <w:r w:rsidDel="002C6EB8">
          <w:rPr>
            <w:webHidden/>
          </w:rPr>
          <w:tab/>
          <w:delText>15</w:delText>
        </w:r>
      </w:del>
    </w:p>
    <w:p w:rsidR="00CA2EC7" w:rsidDel="002C6EB8" w:rsidRDefault="00BF4F3D">
      <w:pPr>
        <w:pStyle w:val="TOC2"/>
        <w:rPr>
          <w:del w:id="220" w:author="Lizzie Charbonneau" w:date="2018-04-17T12:41:00Z"/>
          <w:rFonts w:asciiTheme="minorHAnsi" w:eastAsiaTheme="minorEastAsia" w:hAnsiTheme="minorHAnsi" w:cstheme="minorBidi"/>
          <w:sz w:val="22"/>
          <w:szCs w:val="22"/>
        </w:rPr>
      </w:pPr>
      <w:del w:id="221" w:author="Lizzie Charbonneau" w:date="2018-04-17T12:41:00Z">
        <w:r w:rsidRPr="002C6EB8" w:rsidDel="002C6EB8">
          <w:rPr>
            <w:rPrChange w:id="222" w:author="Lizzie Charbonneau" w:date="2018-04-17T12:41:00Z">
              <w:rPr>
                <w:rStyle w:val="Hyperlink"/>
              </w:rPr>
            </w:rPrChange>
          </w:rPr>
          <w:delText>4.9</w:delText>
        </w:r>
        <w:r w:rsidDel="002C6EB8">
          <w:rPr>
            <w:rFonts w:asciiTheme="minorHAnsi" w:eastAsiaTheme="minorEastAsia" w:hAnsiTheme="minorHAnsi" w:cstheme="minorBidi"/>
            <w:sz w:val="22"/>
            <w:szCs w:val="22"/>
          </w:rPr>
          <w:tab/>
        </w:r>
        <w:r w:rsidRPr="002C6EB8" w:rsidDel="002C6EB8">
          <w:rPr>
            <w:rPrChange w:id="223" w:author="Lizzie Charbonneau" w:date="2018-04-17T12:41:00Z">
              <w:rPr>
                <w:rStyle w:val="Hyperlink"/>
              </w:rPr>
            </w:rPrChange>
          </w:rPr>
          <w:delText>Deleting a Measure</w:delText>
        </w:r>
        <w:r w:rsidDel="002C6EB8">
          <w:rPr>
            <w:webHidden/>
          </w:rPr>
          <w:tab/>
          <w:delText>15</w:delText>
        </w:r>
      </w:del>
    </w:p>
    <w:p w:rsidR="00CA2EC7" w:rsidDel="002C6EB8" w:rsidRDefault="00BF4F3D">
      <w:pPr>
        <w:pStyle w:val="TOC1"/>
        <w:rPr>
          <w:del w:id="224" w:author="Lizzie Charbonneau" w:date="2018-04-17T12:41:00Z"/>
          <w:rFonts w:asciiTheme="minorHAnsi" w:eastAsiaTheme="minorEastAsia" w:hAnsiTheme="minorHAnsi" w:cstheme="minorBidi"/>
          <w:b w:val="0"/>
          <w:sz w:val="22"/>
          <w:szCs w:val="22"/>
        </w:rPr>
      </w:pPr>
      <w:del w:id="225" w:author="Lizzie Charbonneau" w:date="2018-04-17T12:41:00Z">
        <w:r w:rsidRPr="002C6EB8" w:rsidDel="002C6EB8">
          <w:rPr>
            <w:rPrChange w:id="226" w:author="Lizzie Charbonneau" w:date="2018-04-17T12:41:00Z">
              <w:rPr>
                <w:rStyle w:val="Hyperlink"/>
              </w:rPr>
            </w:rPrChange>
          </w:rPr>
          <w:delText>5.</w:delText>
        </w:r>
        <w:r w:rsidDel="002C6EB8">
          <w:rPr>
            <w:rFonts w:asciiTheme="minorHAnsi" w:eastAsiaTheme="minorEastAsia" w:hAnsiTheme="minorHAnsi" w:cstheme="minorBidi"/>
            <w:b w:val="0"/>
            <w:sz w:val="22"/>
            <w:szCs w:val="22"/>
          </w:rPr>
          <w:tab/>
        </w:r>
        <w:r w:rsidRPr="002C6EB8" w:rsidDel="002C6EB8">
          <w:rPr>
            <w:rPrChange w:id="227" w:author="Lizzie Charbonneau" w:date="2018-04-17T12:41:00Z">
              <w:rPr>
                <w:rStyle w:val="Hyperlink"/>
              </w:rPr>
            </w:rPrChange>
          </w:rPr>
          <w:delText>Building a Patient Test Record</w:delText>
        </w:r>
        <w:r w:rsidDel="002C6EB8">
          <w:rPr>
            <w:webHidden/>
          </w:rPr>
          <w:tab/>
          <w:delText>16</w:delText>
        </w:r>
      </w:del>
    </w:p>
    <w:p w:rsidR="00CA2EC7" w:rsidDel="002C6EB8" w:rsidRDefault="00BF4F3D">
      <w:pPr>
        <w:pStyle w:val="TOC2"/>
        <w:rPr>
          <w:del w:id="228" w:author="Lizzie Charbonneau" w:date="2018-04-17T12:41:00Z"/>
          <w:rFonts w:asciiTheme="minorHAnsi" w:eastAsiaTheme="minorEastAsia" w:hAnsiTheme="minorHAnsi" w:cstheme="minorBidi"/>
          <w:sz w:val="22"/>
          <w:szCs w:val="22"/>
        </w:rPr>
      </w:pPr>
      <w:del w:id="229" w:author="Lizzie Charbonneau" w:date="2018-04-17T12:41:00Z">
        <w:r w:rsidRPr="002C6EB8" w:rsidDel="002C6EB8">
          <w:rPr>
            <w:rPrChange w:id="230" w:author="Lizzie Charbonneau" w:date="2018-04-17T12:41:00Z">
              <w:rPr>
                <w:rStyle w:val="Hyperlink"/>
              </w:rPr>
            </w:rPrChange>
          </w:rPr>
          <w:delText>5.1</w:delText>
        </w:r>
        <w:r w:rsidDel="002C6EB8">
          <w:rPr>
            <w:rFonts w:asciiTheme="minorHAnsi" w:eastAsiaTheme="minorEastAsia" w:hAnsiTheme="minorHAnsi" w:cstheme="minorBidi"/>
            <w:sz w:val="22"/>
            <w:szCs w:val="22"/>
          </w:rPr>
          <w:tab/>
        </w:r>
        <w:r w:rsidRPr="002C6EB8" w:rsidDel="002C6EB8">
          <w:rPr>
            <w:rPrChange w:id="231" w:author="Lizzie Charbonneau" w:date="2018-04-17T12:41:00Z">
              <w:rPr>
                <w:rStyle w:val="Hyperlink"/>
              </w:rPr>
            </w:rPrChange>
          </w:rPr>
          <w:delText>Overview</w:delText>
        </w:r>
        <w:r w:rsidDel="002C6EB8">
          <w:rPr>
            <w:webHidden/>
          </w:rPr>
          <w:tab/>
          <w:delText>16</w:delText>
        </w:r>
      </w:del>
    </w:p>
    <w:p w:rsidR="00CA2EC7" w:rsidDel="002C6EB8" w:rsidRDefault="00BF4F3D">
      <w:pPr>
        <w:pStyle w:val="TOC2"/>
        <w:rPr>
          <w:del w:id="232" w:author="Lizzie Charbonneau" w:date="2018-04-17T12:41:00Z"/>
          <w:rFonts w:asciiTheme="minorHAnsi" w:eastAsiaTheme="minorEastAsia" w:hAnsiTheme="minorHAnsi" w:cstheme="minorBidi"/>
          <w:sz w:val="22"/>
          <w:szCs w:val="22"/>
        </w:rPr>
      </w:pPr>
      <w:del w:id="233" w:author="Lizzie Charbonneau" w:date="2018-04-17T12:41:00Z">
        <w:r w:rsidRPr="002C6EB8" w:rsidDel="002C6EB8">
          <w:rPr>
            <w:rPrChange w:id="234" w:author="Lizzie Charbonneau" w:date="2018-04-17T12:41:00Z">
              <w:rPr>
                <w:rStyle w:val="Hyperlink"/>
              </w:rPr>
            </w:rPrChange>
          </w:rPr>
          <w:delText>5.2</w:delText>
        </w:r>
        <w:r w:rsidDel="002C6EB8">
          <w:rPr>
            <w:rFonts w:asciiTheme="minorHAnsi" w:eastAsiaTheme="minorEastAsia" w:hAnsiTheme="minorHAnsi" w:cstheme="minorBidi"/>
            <w:sz w:val="22"/>
            <w:szCs w:val="22"/>
          </w:rPr>
          <w:tab/>
        </w:r>
        <w:r w:rsidRPr="002C6EB8" w:rsidDel="002C6EB8">
          <w:rPr>
            <w:rPrChange w:id="235" w:author="Lizzie Charbonneau" w:date="2018-04-17T12:41:00Z">
              <w:rPr>
                <w:rStyle w:val="Hyperlink"/>
              </w:rPr>
            </w:rPrChange>
          </w:rPr>
          <w:delText>Building a Synthetic Patient</w:delText>
        </w:r>
        <w:r w:rsidDel="002C6EB8">
          <w:rPr>
            <w:webHidden/>
          </w:rPr>
          <w:tab/>
          <w:delText>17</w:delText>
        </w:r>
      </w:del>
    </w:p>
    <w:p w:rsidR="00CA2EC7" w:rsidDel="002C6EB8" w:rsidRDefault="00BF4F3D">
      <w:pPr>
        <w:pStyle w:val="TOC2"/>
        <w:rPr>
          <w:del w:id="236" w:author="Lizzie Charbonneau" w:date="2018-04-17T12:41:00Z"/>
          <w:rFonts w:asciiTheme="minorHAnsi" w:eastAsiaTheme="minorEastAsia" w:hAnsiTheme="minorHAnsi" w:cstheme="minorBidi"/>
          <w:sz w:val="22"/>
          <w:szCs w:val="22"/>
        </w:rPr>
      </w:pPr>
      <w:del w:id="237" w:author="Lizzie Charbonneau" w:date="2018-04-17T12:41:00Z">
        <w:r w:rsidRPr="002C6EB8" w:rsidDel="002C6EB8">
          <w:rPr>
            <w:rPrChange w:id="238" w:author="Lizzie Charbonneau" w:date="2018-04-17T12:41:00Z">
              <w:rPr>
                <w:rStyle w:val="Hyperlink"/>
              </w:rPr>
            </w:rPrChange>
          </w:rPr>
          <w:delText>5.3</w:delText>
        </w:r>
        <w:r w:rsidDel="002C6EB8">
          <w:rPr>
            <w:rFonts w:asciiTheme="minorHAnsi" w:eastAsiaTheme="minorEastAsia" w:hAnsiTheme="minorHAnsi" w:cstheme="minorBidi"/>
            <w:sz w:val="22"/>
            <w:szCs w:val="22"/>
          </w:rPr>
          <w:tab/>
        </w:r>
        <w:r w:rsidRPr="002C6EB8" w:rsidDel="002C6EB8">
          <w:rPr>
            <w:rPrChange w:id="239" w:author="Lizzie Charbonneau" w:date="2018-04-17T12:41:00Z">
              <w:rPr>
                <w:rStyle w:val="Hyperlink"/>
              </w:rPr>
            </w:rPrChange>
          </w:rPr>
          <w:delText>Building the Patient History</w:delText>
        </w:r>
        <w:r w:rsidDel="002C6EB8">
          <w:rPr>
            <w:webHidden/>
          </w:rPr>
          <w:tab/>
          <w:delText>18</w:delText>
        </w:r>
      </w:del>
    </w:p>
    <w:p w:rsidR="00CA2EC7" w:rsidDel="002C6EB8" w:rsidRDefault="00BF4F3D">
      <w:pPr>
        <w:pStyle w:val="TOC3"/>
        <w:rPr>
          <w:del w:id="240" w:author="Lizzie Charbonneau" w:date="2018-04-17T12:41:00Z"/>
          <w:rFonts w:asciiTheme="minorHAnsi" w:eastAsiaTheme="minorEastAsia" w:hAnsiTheme="minorHAnsi" w:cstheme="minorBidi"/>
          <w:noProof/>
          <w:sz w:val="22"/>
          <w:szCs w:val="22"/>
        </w:rPr>
      </w:pPr>
      <w:del w:id="241" w:author="Lizzie Charbonneau" w:date="2018-04-17T12:41:00Z">
        <w:r w:rsidRPr="002C6EB8" w:rsidDel="002C6EB8">
          <w:rPr>
            <w:noProof/>
            <w:rPrChange w:id="242" w:author="Lizzie Charbonneau" w:date="2018-04-17T12:41:00Z">
              <w:rPr>
                <w:rStyle w:val="Hyperlink"/>
                <w:noProof/>
              </w:rPr>
            </w:rPrChange>
          </w:rPr>
          <w:delText>5.3.1</w:delText>
        </w:r>
        <w:r w:rsidDel="002C6EB8">
          <w:rPr>
            <w:rFonts w:asciiTheme="minorHAnsi" w:eastAsiaTheme="minorEastAsia" w:hAnsiTheme="minorHAnsi" w:cstheme="minorBidi"/>
            <w:noProof/>
            <w:sz w:val="22"/>
            <w:szCs w:val="22"/>
          </w:rPr>
          <w:tab/>
        </w:r>
        <w:r w:rsidRPr="002C6EB8" w:rsidDel="002C6EB8">
          <w:rPr>
            <w:noProof/>
            <w:rPrChange w:id="243" w:author="Lizzie Charbonneau" w:date="2018-04-17T12:41:00Z">
              <w:rPr>
                <w:rStyle w:val="Hyperlink"/>
                <w:noProof/>
              </w:rPr>
            </w:rPrChange>
          </w:rPr>
          <w:delText>Patient History Items that Are Related to Past Items</w:delText>
        </w:r>
        <w:r w:rsidDel="002C6EB8">
          <w:rPr>
            <w:noProof/>
            <w:webHidden/>
          </w:rPr>
          <w:tab/>
          <w:delText>20</w:delText>
        </w:r>
      </w:del>
    </w:p>
    <w:p w:rsidR="00CA2EC7" w:rsidDel="002C6EB8" w:rsidRDefault="00BF4F3D">
      <w:pPr>
        <w:pStyle w:val="TOC2"/>
        <w:rPr>
          <w:del w:id="244" w:author="Lizzie Charbonneau" w:date="2018-04-17T12:41:00Z"/>
          <w:rFonts w:asciiTheme="minorHAnsi" w:eastAsiaTheme="minorEastAsia" w:hAnsiTheme="minorHAnsi" w:cstheme="minorBidi"/>
          <w:sz w:val="22"/>
          <w:szCs w:val="22"/>
        </w:rPr>
      </w:pPr>
      <w:del w:id="245" w:author="Lizzie Charbonneau" w:date="2018-04-17T12:41:00Z">
        <w:r w:rsidRPr="002C6EB8" w:rsidDel="002C6EB8">
          <w:rPr>
            <w:rPrChange w:id="246" w:author="Lizzie Charbonneau" w:date="2018-04-17T12:41:00Z">
              <w:rPr>
                <w:rStyle w:val="Hyperlink"/>
              </w:rPr>
            </w:rPrChange>
          </w:rPr>
          <w:delText>5.4</w:delText>
        </w:r>
        <w:r w:rsidDel="002C6EB8">
          <w:rPr>
            <w:rFonts w:asciiTheme="minorHAnsi" w:eastAsiaTheme="minorEastAsia" w:hAnsiTheme="minorHAnsi" w:cstheme="minorBidi"/>
            <w:sz w:val="22"/>
            <w:szCs w:val="22"/>
          </w:rPr>
          <w:tab/>
        </w:r>
        <w:r w:rsidRPr="002C6EB8" w:rsidDel="002C6EB8">
          <w:rPr>
            <w:rPrChange w:id="247" w:author="Lizzie Charbonneau" w:date="2018-04-17T12:41:00Z">
              <w:rPr>
                <w:rStyle w:val="Hyperlink"/>
              </w:rPr>
            </w:rPrChange>
          </w:rPr>
          <w:delText>Incremental Calculation</w:delText>
        </w:r>
        <w:r w:rsidDel="002C6EB8">
          <w:rPr>
            <w:webHidden/>
          </w:rPr>
          <w:tab/>
          <w:delText>20</w:delText>
        </w:r>
      </w:del>
    </w:p>
    <w:p w:rsidR="00CA2EC7" w:rsidDel="002C6EB8" w:rsidRDefault="00BF4F3D">
      <w:pPr>
        <w:pStyle w:val="TOC1"/>
        <w:rPr>
          <w:del w:id="248" w:author="Lizzie Charbonneau" w:date="2018-04-17T12:41:00Z"/>
          <w:rFonts w:asciiTheme="minorHAnsi" w:eastAsiaTheme="minorEastAsia" w:hAnsiTheme="minorHAnsi" w:cstheme="minorBidi"/>
          <w:b w:val="0"/>
          <w:sz w:val="22"/>
          <w:szCs w:val="22"/>
        </w:rPr>
      </w:pPr>
      <w:del w:id="249" w:author="Lizzie Charbonneau" w:date="2018-04-17T12:41:00Z">
        <w:r w:rsidRPr="002C6EB8" w:rsidDel="002C6EB8">
          <w:rPr>
            <w:rPrChange w:id="250" w:author="Lizzie Charbonneau" w:date="2018-04-17T12:41:00Z">
              <w:rPr>
                <w:rStyle w:val="Hyperlink"/>
              </w:rPr>
            </w:rPrChange>
          </w:rPr>
          <w:delText>6.</w:delText>
        </w:r>
        <w:r w:rsidDel="002C6EB8">
          <w:rPr>
            <w:rFonts w:asciiTheme="minorHAnsi" w:eastAsiaTheme="minorEastAsia" w:hAnsiTheme="minorHAnsi" w:cstheme="minorBidi"/>
            <w:b w:val="0"/>
            <w:sz w:val="22"/>
            <w:szCs w:val="22"/>
          </w:rPr>
          <w:tab/>
        </w:r>
        <w:r w:rsidRPr="002C6EB8" w:rsidDel="002C6EB8">
          <w:rPr>
            <w:rPrChange w:id="251" w:author="Lizzie Charbonneau" w:date="2018-04-17T12:41:00Z">
              <w:rPr>
                <w:rStyle w:val="Hyperlink"/>
              </w:rPr>
            </w:rPrChange>
          </w:rPr>
          <w:delText>Feedback and Support</w:delText>
        </w:r>
        <w:r w:rsidDel="002C6EB8">
          <w:rPr>
            <w:webHidden/>
          </w:rPr>
          <w:tab/>
          <w:delText>21</w:delText>
        </w:r>
      </w:del>
    </w:p>
    <w:p w:rsidR="00CA2EC7" w:rsidDel="002C6EB8" w:rsidRDefault="00BF4F3D">
      <w:pPr>
        <w:pStyle w:val="TOC1"/>
        <w:rPr>
          <w:del w:id="252" w:author="Lizzie Charbonneau" w:date="2018-04-17T12:41:00Z"/>
          <w:rFonts w:asciiTheme="minorHAnsi" w:eastAsiaTheme="minorEastAsia" w:hAnsiTheme="minorHAnsi" w:cstheme="minorBidi"/>
          <w:b w:val="0"/>
          <w:sz w:val="22"/>
          <w:szCs w:val="22"/>
        </w:rPr>
      </w:pPr>
      <w:del w:id="253" w:author="Lizzie Charbonneau" w:date="2018-04-17T12:41:00Z">
        <w:r w:rsidRPr="002C6EB8" w:rsidDel="002C6EB8">
          <w:rPr>
            <w:rPrChange w:id="254" w:author="Lizzie Charbonneau" w:date="2018-04-17T12:41:00Z">
              <w:rPr>
                <w:rStyle w:val="Hyperlink"/>
              </w:rPr>
            </w:rPrChange>
          </w:rPr>
          <w:delText>7.</w:delText>
        </w:r>
        <w:r w:rsidDel="002C6EB8">
          <w:rPr>
            <w:rFonts w:asciiTheme="minorHAnsi" w:eastAsiaTheme="minorEastAsia" w:hAnsiTheme="minorHAnsi" w:cstheme="minorBidi"/>
            <w:b w:val="0"/>
            <w:sz w:val="22"/>
            <w:szCs w:val="22"/>
          </w:rPr>
          <w:tab/>
        </w:r>
        <w:r w:rsidRPr="002C6EB8" w:rsidDel="002C6EB8">
          <w:rPr>
            <w:rPrChange w:id="255" w:author="Lizzie Charbonneau" w:date="2018-04-17T12:41:00Z">
              <w:rPr>
                <w:rStyle w:val="Hyperlink"/>
              </w:rPr>
            </w:rPrChange>
          </w:rPr>
          <w:delText>Frequently Asked Questions</w:delText>
        </w:r>
        <w:r w:rsidDel="002C6EB8">
          <w:rPr>
            <w:webHidden/>
          </w:rPr>
          <w:tab/>
          <w:delText>22</w:delText>
        </w:r>
      </w:del>
    </w:p>
    <w:p w:rsidR="00CA2EC7" w:rsidDel="002C6EB8" w:rsidRDefault="00BF4F3D">
      <w:pPr>
        <w:pStyle w:val="TOC1"/>
        <w:rPr>
          <w:del w:id="256" w:author="Lizzie Charbonneau" w:date="2018-04-17T12:41:00Z"/>
          <w:rFonts w:asciiTheme="minorHAnsi" w:eastAsiaTheme="minorEastAsia" w:hAnsiTheme="minorHAnsi" w:cstheme="minorBidi"/>
          <w:b w:val="0"/>
          <w:sz w:val="22"/>
          <w:szCs w:val="22"/>
        </w:rPr>
      </w:pPr>
      <w:del w:id="257" w:author="Lizzie Charbonneau" w:date="2018-04-17T12:41:00Z">
        <w:r w:rsidRPr="002C6EB8" w:rsidDel="002C6EB8">
          <w:rPr>
            <w:rPrChange w:id="258" w:author="Lizzie Charbonneau" w:date="2018-04-17T12:41:00Z">
              <w:rPr>
                <w:rStyle w:val="Hyperlink"/>
              </w:rPr>
            </w:rPrChange>
          </w:rPr>
          <w:delText>Acronyms</w:delText>
        </w:r>
        <w:r w:rsidDel="002C6EB8">
          <w:rPr>
            <w:webHidden/>
          </w:rPr>
          <w:tab/>
          <w:delText>24</w:delText>
        </w:r>
      </w:del>
    </w:p>
    <w:p w:rsidR="00CA2EC7" w:rsidRDefault="00BF4F3D">
      <w:pPr>
        <w:rPr>
          <w:noProof/>
        </w:rPr>
      </w:pPr>
      <w:r>
        <w:rPr>
          <w:noProof/>
        </w:rPr>
        <w:fldChar w:fldCharType="end"/>
      </w:r>
    </w:p>
    <w:p w:rsidR="00CA2EC7" w:rsidRDefault="00BF4F3D">
      <w:pPr>
        <w:pStyle w:val="FrontMatterHeader"/>
        <w:spacing w:after="120"/>
      </w:pPr>
      <w:bookmarkStart w:id="259" w:name="_Toc497634056"/>
      <w:bookmarkStart w:id="260" w:name="_Toc498235584"/>
      <w:bookmarkStart w:id="261" w:name="_Toc498325024"/>
      <w:bookmarkStart w:id="262" w:name="_Toc499106663"/>
      <w:r>
        <w:lastRenderedPageBreak/>
        <w:t>List of Figures</w:t>
      </w:r>
    </w:p>
    <w:p w:rsidR="002C6EB8" w:rsidRDefault="00BF4F3D">
      <w:pPr>
        <w:pStyle w:val="TableofFigures"/>
        <w:tabs>
          <w:tab w:val="right" w:leader="dot" w:pos="9350"/>
        </w:tabs>
        <w:rPr>
          <w:ins w:id="263" w:author="Lizzie Charbonneau" w:date="2018-04-17T12:41:00Z"/>
          <w:rFonts w:asciiTheme="minorHAnsi" w:eastAsiaTheme="minorEastAsia" w:hAnsiTheme="minorHAnsi" w:cstheme="minorBidi"/>
          <w:noProof/>
        </w:rPr>
      </w:pPr>
      <w:r>
        <w:rPr>
          <w:noProof/>
        </w:rPr>
        <w:fldChar w:fldCharType="begin"/>
      </w:r>
      <w:r>
        <w:rPr>
          <w:noProof/>
        </w:rPr>
        <w:instrText xml:space="preserve"> TOC \c "Figure" </w:instrText>
      </w:r>
      <w:r>
        <w:rPr>
          <w:noProof/>
        </w:rPr>
        <w:fldChar w:fldCharType="separate"/>
      </w:r>
      <w:ins w:id="264" w:author="Lizzie Charbonneau" w:date="2018-04-17T12:41:00Z">
        <w:r w:rsidR="002C6EB8">
          <w:rPr>
            <w:noProof/>
          </w:rPr>
          <w:t>Figure 1. Bonnie Login Page</w:t>
        </w:r>
        <w:r w:rsidR="002C6EB8">
          <w:rPr>
            <w:noProof/>
          </w:rPr>
          <w:tab/>
        </w:r>
        <w:r w:rsidR="002C6EB8">
          <w:rPr>
            <w:noProof/>
          </w:rPr>
          <w:fldChar w:fldCharType="begin"/>
        </w:r>
        <w:r w:rsidR="002C6EB8">
          <w:rPr>
            <w:noProof/>
          </w:rPr>
          <w:instrText xml:space="preserve"> PAGEREF _Toc511732270 \h </w:instrText>
        </w:r>
        <w:r w:rsidR="002C6EB8">
          <w:rPr>
            <w:noProof/>
          </w:rPr>
        </w:r>
      </w:ins>
      <w:r w:rsidR="002C6EB8">
        <w:rPr>
          <w:noProof/>
        </w:rPr>
        <w:fldChar w:fldCharType="separate"/>
      </w:r>
      <w:ins w:id="265" w:author="Lizzie Charbonneau" w:date="2018-04-17T12:41:00Z">
        <w:r w:rsidR="002C6EB8">
          <w:rPr>
            <w:noProof/>
          </w:rPr>
          <w:t>3</w:t>
        </w:r>
        <w:r w:rsidR="002C6EB8">
          <w:rPr>
            <w:noProof/>
          </w:rPr>
          <w:fldChar w:fldCharType="end"/>
        </w:r>
      </w:ins>
    </w:p>
    <w:p w:rsidR="002C6EB8" w:rsidRDefault="002C6EB8">
      <w:pPr>
        <w:pStyle w:val="TableofFigures"/>
        <w:tabs>
          <w:tab w:val="right" w:leader="dot" w:pos="9350"/>
        </w:tabs>
        <w:rPr>
          <w:ins w:id="266" w:author="Lizzie Charbonneau" w:date="2018-04-17T12:41:00Z"/>
          <w:rFonts w:asciiTheme="minorHAnsi" w:eastAsiaTheme="minorEastAsia" w:hAnsiTheme="minorHAnsi" w:cstheme="minorBidi"/>
          <w:noProof/>
        </w:rPr>
      </w:pPr>
      <w:ins w:id="267" w:author="Lizzie Charbonneau" w:date="2018-04-17T12:41:00Z">
        <w:r>
          <w:rPr>
            <w:noProof/>
          </w:rPr>
          <w:t>Figure 2</w:t>
        </w:r>
        <w:r w:rsidRPr="002F059A">
          <w:rPr>
            <w:bCs/>
            <w:noProof/>
          </w:rPr>
          <w:t>.</w:t>
        </w:r>
        <w:r>
          <w:rPr>
            <w:noProof/>
          </w:rPr>
          <w:t xml:space="preserve"> Account Registration Page</w:t>
        </w:r>
        <w:r>
          <w:rPr>
            <w:noProof/>
          </w:rPr>
          <w:tab/>
        </w:r>
        <w:r>
          <w:rPr>
            <w:noProof/>
          </w:rPr>
          <w:fldChar w:fldCharType="begin"/>
        </w:r>
        <w:r>
          <w:rPr>
            <w:noProof/>
          </w:rPr>
          <w:instrText xml:space="preserve"> PAGEREF _Toc511732271 \h </w:instrText>
        </w:r>
        <w:r>
          <w:rPr>
            <w:noProof/>
          </w:rPr>
        </w:r>
      </w:ins>
      <w:r>
        <w:rPr>
          <w:noProof/>
        </w:rPr>
        <w:fldChar w:fldCharType="separate"/>
      </w:r>
      <w:ins w:id="268" w:author="Lizzie Charbonneau" w:date="2018-04-17T12:41:00Z">
        <w:r>
          <w:rPr>
            <w:noProof/>
          </w:rPr>
          <w:t>4</w:t>
        </w:r>
        <w:r>
          <w:rPr>
            <w:noProof/>
          </w:rPr>
          <w:fldChar w:fldCharType="end"/>
        </w:r>
      </w:ins>
    </w:p>
    <w:p w:rsidR="002C6EB8" w:rsidRDefault="002C6EB8">
      <w:pPr>
        <w:pStyle w:val="TableofFigures"/>
        <w:tabs>
          <w:tab w:val="right" w:leader="dot" w:pos="9350"/>
        </w:tabs>
        <w:rPr>
          <w:ins w:id="269" w:author="Lizzie Charbonneau" w:date="2018-04-17T12:41:00Z"/>
          <w:rFonts w:asciiTheme="minorHAnsi" w:eastAsiaTheme="minorEastAsia" w:hAnsiTheme="minorHAnsi" w:cstheme="minorBidi"/>
          <w:noProof/>
        </w:rPr>
      </w:pPr>
      <w:ins w:id="270" w:author="Lizzie Charbonneau" w:date="2018-04-17T12:41:00Z">
        <w:r>
          <w:rPr>
            <w:noProof/>
          </w:rPr>
          <w:t>Figure 3. Password Reset Page</w:t>
        </w:r>
        <w:r>
          <w:rPr>
            <w:noProof/>
          </w:rPr>
          <w:tab/>
        </w:r>
        <w:r>
          <w:rPr>
            <w:noProof/>
          </w:rPr>
          <w:fldChar w:fldCharType="begin"/>
        </w:r>
        <w:r>
          <w:rPr>
            <w:noProof/>
          </w:rPr>
          <w:instrText xml:space="preserve"> PAGEREF _Toc511732272 \h </w:instrText>
        </w:r>
        <w:r>
          <w:rPr>
            <w:noProof/>
          </w:rPr>
        </w:r>
      </w:ins>
      <w:r>
        <w:rPr>
          <w:noProof/>
        </w:rPr>
        <w:fldChar w:fldCharType="separate"/>
      </w:r>
      <w:ins w:id="271" w:author="Lizzie Charbonneau" w:date="2018-04-17T12:41:00Z">
        <w:r>
          <w:rPr>
            <w:noProof/>
          </w:rPr>
          <w:t>4</w:t>
        </w:r>
        <w:r>
          <w:rPr>
            <w:noProof/>
          </w:rPr>
          <w:fldChar w:fldCharType="end"/>
        </w:r>
      </w:ins>
    </w:p>
    <w:p w:rsidR="002C6EB8" w:rsidRDefault="002C6EB8">
      <w:pPr>
        <w:pStyle w:val="TableofFigures"/>
        <w:tabs>
          <w:tab w:val="right" w:leader="dot" w:pos="9350"/>
        </w:tabs>
        <w:rPr>
          <w:ins w:id="272" w:author="Lizzie Charbonneau" w:date="2018-04-17T12:41:00Z"/>
          <w:rFonts w:asciiTheme="minorHAnsi" w:eastAsiaTheme="minorEastAsia" w:hAnsiTheme="minorHAnsi" w:cstheme="minorBidi"/>
          <w:noProof/>
        </w:rPr>
      </w:pPr>
      <w:ins w:id="273" w:author="Lizzie Charbonneau" w:date="2018-04-17T12:41:00Z">
        <w:r>
          <w:rPr>
            <w:noProof/>
          </w:rPr>
          <w:t>Figure 4. Account Management Page</w:t>
        </w:r>
        <w:r>
          <w:rPr>
            <w:noProof/>
          </w:rPr>
          <w:tab/>
        </w:r>
        <w:r>
          <w:rPr>
            <w:noProof/>
          </w:rPr>
          <w:fldChar w:fldCharType="begin"/>
        </w:r>
        <w:r>
          <w:rPr>
            <w:noProof/>
          </w:rPr>
          <w:instrText xml:space="preserve"> PAGEREF _Toc511732273 \h </w:instrText>
        </w:r>
        <w:r>
          <w:rPr>
            <w:noProof/>
          </w:rPr>
        </w:r>
      </w:ins>
      <w:r>
        <w:rPr>
          <w:noProof/>
        </w:rPr>
        <w:fldChar w:fldCharType="separate"/>
      </w:r>
      <w:ins w:id="274" w:author="Lizzie Charbonneau" w:date="2018-04-17T12:41:00Z">
        <w:r>
          <w:rPr>
            <w:noProof/>
          </w:rPr>
          <w:t>5</w:t>
        </w:r>
        <w:r>
          <w:rPr>
            <w:noProof/>
          </w:rPr>
          <w:fldChar w:fldCharType="end"/>
        </w:r>
      </w:ins>
    </w:p>
    <w:p w:rsidR="002C6EB8" w:rsidRDefault="002C6EB8">
      <w:pPr>
        <w:pStyle w:val="TableofFigures"/>
        <w:tabs>
          <w:tab w:val="right" w:leader="dot" w:pos="9350"/>
        </w:tabs>
        <w:rPr>
          <w:ins w:id="275" w:author="Lizzie Charbonneau" w:date="2018-04-17T12:41:00Z"/>
          <w:rFonts w:asciiTheme="minorHAnsi" w:eastAsiaTheme="minorEastAsia" w:hAnsiTheme="minorHAnsi" w:cstheme="minorBidi"/>
          <w:noProof/>
        </w:rPr>
      </w:pPr>
      <w:ins w:id="276" w:author="Lizzie Charbonneau" w:date="2018-04-17T12:41:00Z">
        <w:r>
          <w:rPr>
            <w:noProof/>
          </w:rPr>
          <w:t>Figure 5. Measure Dashboard View</w:t>
        </w:r>
        <w:r>
          <w:rPr>
            <w:noProof/>
          </w:rPr>
          <w:tab/>
        </w:r>
        <w:r>
          <w:rPr>
            <w:noProof/>
          </w:rPr>
          <w:fldChar w:fldCharType="begin"/>
        </w:r>
        <w:r>
          <w:rPr>
            <w:noProof/>
          </w:rPr>
          <w:instrText xml:space="preserve"> PAGEREF _Toc511732274 \h </w:instrText>
        </w:r>
        <w:r>
          <w:rPr>
            <w:noProof/>
          </w:rPr>
        </w:r>
      </w:ins>
      <w:r>
        <w:rPr>
          <w:noProof/>
        </w:rPr>
        <w:fldChar w:fldCharType="separate"/>
      </w:r>
      <w:ins w:id="277" w:author="Lizzie Charbonneau" w:date="2018-04-17T12:41:00Z">
        <w:r>
          <w:rPr>
            <w:noProof/>
          </w:rPr>
          <w:t>6</w:t>
        </w:r>
        <w:r>
          <w:rPr>
            <w:noProof/>
          </w:rPr>
          <w:fldChar w:fldCharType="end"/>
        </w:r>
      </w:ins>
    </w:p>
    <w:p w:rsidR="002C6EB8" w:rsidRDefault="002C6EB8">
      <w:pPr>
        <w:pStyle w:val="TableofFigures"/>
        <w:tabs>
          <w:tab w:val="right" w:leader="dot" w:pos="9350"/>
        </w:tabs>
        <w:rPr>
          <w:ins w:id="278" w:author="Lizzie Charbonneau" w:date="2018-04-17T12:41:00Z"/>
          <w:rFonts w:asciiTheme="minorHAnsi" w:eastAsiaTheme="minorEastAsia" w:hAnsiTheme="minorHAnsi" w:cstheme="minorBidi"/>
          <w:noProof/>
        </w:rPr>
      </w:pPr>
      <w:ins w:id="279" w:author="Lizzie Charbonneau" w:date="2018-04-17T12:41:00Z">
        <w:r w:rsidRPr="002F059A">
          <w:rPr>
            <w:noProof/>
            <w:highlight w:val="yellow"/>
          </w:rPr>
          <w:t>Figure 6. New Measure Dialog</w:t>
        </w:r>
        <w:r>
          <w:rPr>
            <w:noProof/>
          </w:rPr>
          <w:tab/>
        </w:r>
        <w:r>
          <w:rPr>
            <w:noProof/>
          </w:rPr>
          <w:fldChar w:fldCharType="begin"/>
        </w:r>
        <w:r>
          <w:rPr>
            <w:noProof/>
          </w:rPr>
          <w:instrText xml:space="preserve"> PAGEREF _Toc511732275 \h </w:instrText>
        </w:r>
        <w:r>
          <w:rPr>
            <w:noProof/>
          </w:rPr>
        </w:r>
      </w:ins>
      <w:r>
        <w:rPr>
          <w:noProof/>
        </w:rPr>
        <w:fldChar w:fldCharType="separate"/>
      </w:r>
      <w:ins w:id="280" w:author="Lizzie Charbonneau" w:date="2018-04-17T12:41:00Z">
        <w:r>
          <w:rPr>
            <w:noProof/>
          </w:rPr>
          <w:t>7</w:t>
        </w:r>
        <w:r>
          <w:rPr>
            <w:noProof/>
          </w:rPr>
          <w:fldChar w:fldCharType="end"/>
        </w:r>
      </w:ins>
    </w:p>
    <w:p w:rsidR="002C6EB8" w:rsidRDefault="002C6EB8">
      <w:pPr>
        <w:pStyle w:val="TableofFigures"/>
        <w:tabs>
          <w:tab w:val="right" w:leader="dot" w:pos="9350"/>
        </w:tabs>
        <w:rPr>
          <w:ins w:id="281" w:author="Lizzie Charbonneau" w:date="2018-04-17T12:41:00Z"/>
          <w:rFonts w:asciiTheme="minorHAnsi" w:eastAsiaTheme="minorEastAsia" w:hAnsiTheme="minorHAnsi" w:cstheme="minorBidi"/>
          <w:noProof/>
        </w:rPr>
      </w:pPr>
      <w:ins w:id="282" w:author="Lizzie Charbonneau" w:date="2018-04-17T12:41:00Z">
        <w:r>
          <w:rPr>
            <w:noProof/>
          </w:rPr>
          <w:t>Figure 7. Finalize Measure Dialog</w:t>
        </w:r>
        <w:r>
          <w:rPr>
            <w:noProof/>
          </w:rPr>
          <w:tab/>
        </w:r>
        <w:r>
          <w:rPr>
            <w:noProof/>
          </w:rPr>
          <w:fldChar w:fldCharType="begin"/>
        </w:r>
        <w:r>
          <w:rPr>
            <w:noProof/>
          </w:rPr>
          <w:instrText xml:space="preserve"> PAGEREF _Toc511732276 \h </w:instrText>
        </w:r>
        <w:r>
          <w:rPr>
            <w:noProof/>
          </w:rPr>
        </w:r>
      </w:ins>
      <w:r>
        <w:rPr>
          <w:noProof/>
        </w:rPr>
        <w:fldChar w:fldCharType="separate"/>
      </w:r>
      <w:ins w:id="283" w:author="Lizzie Charbonneau" w:date="2018-04-17T12:41:00Z">
        <w:r>
          <w:rPr>
            <w:noProof/>
          </w:rPr>
          <w:t>8</w:t>
        </w:r>
        <w:r>
          <w:rPr>
            <w:noProof/>
          </w:rPr>
          <w:fldChar w:fldCharType="end"/>
        </w:r>
      </w:ins>
    </w:p>
    <w:p w:rsidR="002C6EB8" w:rsidRDefault="002C6EB8">
      <w:pPr>
        <w:pStyle w:val="TableofFigures"/>
        <w:tabs>
          <w:tab w:val="right" w:leader="dot" w:pos="9350"/>
        </w:tabs>
        <w:rPr>
          <w:ins w:id="284" w:author="Lizzie Charbonneau" w:date="2018-04-17T12:41:00Z"/>
          <w:rFonts w:asciiTheme="minorHAnsi" w:eastAsiaTheme="minorEastAsia" w:hAnsiTheme="minorHAnsi" w:cstheme="minorBidi"/>
          <w:noProof/>
        </w:rPr>
      </w:pPr>
      <w:ins w:id="285" w:author="Lizzie Charbonneau" w:date="2018-04-17T12:41:00Z">
        <w:r>
          <w:rPr>
            <w:noProof/>
          </w:rPr>
          <w:t>Figure 8. Updating Measure Dialog</w:t>
        </w:r>
        <w:r>
          <w:rPr>
            <w:noProof/>
          </w:rPr>
          <w:tab/>
        </w:r>
        <w:r>
          <w:rPr>
            <w:noProof/>
          </w:rPr>
          <w:fldChar w:fldCharType="begin"/>
        </w:r>
        <w:r>
          <w:rPr>
            <w:noProof/>
          </w:rPr>
          <w:instrText xml:space="preserve"> PAGEREF _Toc511732277 \h </w:instrText>
        </w:r>
        <w:r>
          <w:rPr>
            <w:noProof/>
          </w:rPr>
        </w:r>
      </w:ins>
      <w:r>
        <w:rPr>
          <w:noProof/>
        </w:rPr>
        <w:fldChar w:fldCharType="separate"/>
      </w:r>
      <w:ins w:id="286" w:author="Lizzie Charbonneau" w:date="2018-04-17T12:41:00Z">
        <w:r>
          <w:rPr>
            <w:noProof/>
          </w:rPr>
          <w:t>9</w:t>
        </w:r>
        <w:r>
          <w:rPr>
            <w:noProof/>
          </w:rPr>
          <w:fldChar w:fldCharType="end"/>
        </w:r>
      </w:ins>
    </w:p>
    <w:p w:rsidR="002C6EB8" w:rsidRDefault="002C6EB8">
      <w:pPr>
        <w:pStyle w:val="TableofFigures"/>
        <w:tabs>
          <w:tab w:val="right" w:leader="dot" w:pos="9350"/>
        </w:tabs>
        <w:rPr>
          <w:ins w:id="287" w:author="Lizzie Charbonneau" w:date="2018-04-17T12:41:00Z"/>
          <w:rFonts w:asciiTheme="minorHAnsi" w:eastAsiaTheme="minorEastAsia" w:hAnsiTheme="minorHAnsi" w:cstheme="minorBidi"/>
          <w:noProof/>
        </w:rPr>
      </w:pPr>
      <w:ins w:id="288" w:author="Lizzie Charbonneau" w:date="2018-04-17T12:41:00Z">
        <w:r>
          <w:rPr>
            <w:noProof/>
          </w:rPr>
          <w:t>Figure 9. Measure View</w:t>
        </w:r>
        <w:r>
          <w:rPr>
            <w:noProof/>
          </w:rPr>
          <w:tab/>
        </w:r>
        <w:r>
          <w:rPr>
            <w:noProof/>
          </w:rPr>
          <w:fldChar w:fldCharType="begin"/>
        </w:r>
        <w:r>
          <w:rPr>
            <w:noProof/>
          </w:rPr>
          <w:instrText xml:space="preserve"> PAGEREF _Toc511732278 \h </w:instrText>
        </w:r>
        <w:r>
          <w:rPr>
            <w:noProof/>
          </w:rPr>
        </w:r>
      </w:ins>
      <w:r>
        <w:rPr>
          <w:noProof/>
        </w:rPr>
        <w:fldChar w:fldCharType="separate"/>
      </w:r>
      <w:ins w:id="289" w:author="Lizzie Charbonneau" w:date="2018-04-17T12:41:00Z">
        <w:r>
          <w:rPr>
            <w:noProof/>
          </w:rPr>
          <w:t>12</w:t>
        </w:r>
        <w:r>
          <w:rPr>
            <w:noProof/>
          </w:rPr>
          <w:fldChar w:fldCharType="end"/>
        </w:r>
      </w:ins>
    </w:p>
    <w:p w:rsidR="002C6EB8" w:rsidRDefault="002C6EB8">
      <w:pPr>
        <w:pStyle w:val="TableofFigures"/>
        <w:tabs>
          <w:tab w:val="right" w:leader="dot" w:pos="9350"/>
        </w:tabs>
        <w:rPr>
          <w:ins w:id="290" w:author="Lizzie Charbonneau" w:date="2018-04-17T12:41:00Z"/>
          <w:rFonts w:asciiTheme="minorHAnsi" w:eastAsiaTheme="minorEastAsia" w:hAnsiTheme="minorHAnsi" w:cstheme="minorBidi"/>
          <w:noProof/>
        </w:rPr>
      </w:pPr>
      <w:ins w:id="291" w:author="Lizzie Charbonneau" w:date="2018-04-17T12:41:00Z">
        <w:r>
          <w:rPr>
            <w:noProof/>
          </w:rPr>
          <w:t>Figure 10. Measure Terminology and Overlapping Value Sets</w:t>
        </w:r>
        <w:r>
          <w:rPr>
            <w:noProof/>
          </w:rPr>
          <w:tab/>
        </w:r>
        <w:r>
          <w:rPr>
            <w:noProof/>
          </w:rPr>
          <w:fldChar w:fldCharType="begin"/>
        </w:r>
        <w:r>
          <w:rPr>
            <w:noProof/>
          </w:rPr>
          <w:instrText xml:space="preserve"> PAGEREF _Toc511732279 \h </w:instrText>
        </w:r>
        <w:r>
          <w:rPr>
            <w:noProof/>
          </w:rPr>
        </w:r>
      </w:ins>
      <w:r>
        <w:rPr>
          <w:noProof/>
        </w:rPr>
        <w:fldChar w:fldCharType="separate"/>
      </w:r>
      <w:ins w:id="292" w:author="Lizzie Charbonneau" w:date="2018-04-17T12:41:00Z">
        <w:r>
          <w:rPr>
            <w:noProof/>
          </w:rPr>
          <w:t>13</w:t>
        </w:r>
        <w:r>
          <w:rPr>
            <w:noProof/>
          </w:rPr>
          <w:fldChar w:fldCharType="end"/>
        </w:r>
      </w:ins>
    </w:p>
    <w:p w:rsidR="002C6EB8" w:rsidRDefault="002C6EB8">
      <w:pPr>
        <w:pStyle w:val="TableofFigures"/>
        <w:tabs>
          <w:tab w:val="right" w:leader="dot" w:pos="9350"/>
        </w:tabs>
        <w:rPr>
          <w:ins w:id="293" w:author="Lizzie Charbonneau" w:date="2018-04-17T12:41:00Z"/>
          <w:rFonts w:asciiTheme="minorHAnsi" w:eastAsiaTheme="minorEastAsia" w:hAnsiTheme="minorHAnsi" w:cstheme="minorBidi"/>
          <w:noProof/>
        </w:rPr>
      </w:pPr>
      <w:ins w:id="294" w:author="Lizzie Charbonneau" w:date="2018-04-17T12:41:00Z">
        <w:r>
          <w:rPr>
            <w:noProof/>
          </w:rPr>
          <w:t>Figure 11. Expanded Results View</w:t>
        </w:r>
        <w:r>
          <w:rPr>
            <w:noProof/>
          </w:rPr>
          <w:tab/>
        </w:r>
        <w:r>
          <w:rPr>
            <w:noProof/>
          </w:rPr>
          <w:fldChar w:fldCharType="begin"/>
        </w:r>
        <w:r>
          <w:rPr>
            <w:noProof/>
          </w:rPr>
          <w:instrText xml:space="preserve"> PAGEREF _Toc511732280 \h </w:instrText>
        </w:r>
        <w:r>
          <w:rPr>
            <w:noProof/>
          </w:rPr>
        </w:r>
      </w:ins>
      <w:r>
        <w:rPr>
          <w:noProof/>
        </w:rPr>
        <w:fldChar w:fldCharType="separate"/>
      </w:r>
      <w:ins w:id="295" w:author="Lizzie Charbonneau" w:date="2018-04-17T12:41:00Z">
        <w:r>
          <w:rPr>
            <w:noProof/>
          </w:rPr>
          <w:t>14</w:t>
        </w:r>
        <w:r>
          <w:rPr>
            <w:noProof/>
          </w:rPr>
          <w:fldChar w:fldCharType="end"/>
        </w:r>
      </w:ins>
    </w:p>
    <w:p w:rsidR="002C6EB8" w:rsidRDefault="002C6EB8">
      <w:pPr>
        <w:pStyle w:val="TableofFigures"/>
        <w:tabs>
          <w:tab w:val="right" w:leader="dot" w:pos="9350"/>
        </w:tabs>
        <w:rPr>
          <w:ins w:id="296" w:author="Lizzie Charbonneau" w:date="2018-04-17T12:41:00Z"/>
          <w:rFonts w:asciiTheme="minorHAnsi" w:eastAsiaTheme="minorEastAsia" w:hAnsiTheme="minorHAnsi" w:cstheme="minorBidi"/>
          <w:noProof/>
        </w:rPr>
      </w:pPr>
      <w:ins w:id="297" w:author="Lizzie Charbonneau" w:date="2018-04-17T12:41:00Z">
        <w:r>
          <w:rPr>
            <w:noProof/>
          </w:rPr>
          <w:t>Figure 12. Logic Calculation Highlight – Passing Results</w:t>
        </w:r>
        <w:r>
          <w:rPr>
            <w:noProof/>
          </w:rPr>
          <w:tab/>
        </w:r>
        <w:r>
          <w:rPr>
            <w:noProof/>
          </w:rPr>
          <w:fldChar w:fldCharType="begin"/>
        </w:r>
        <w:r>
          <w:rPr>
            <w:noProof/>
          </w:rPr>
          <w:instrText xml:space="preserve"> PAGEREF _Toc511732281 \h </w:instrText>
        </w:r>
        <w:r>
          <w:rPr>
            <w:noProof/>
          </w:rPr>
        </w:r>
      </w:ins>
      <w:r>
        <w:rPr>
          <w:noProof/>
        </w:rPr>
        <w:fldChar w:fldCharType="separate"/>
      </w:r>
      <w:ins w:id="298" w:author="Lizzie Charbonneau" w:date="2018-04-17T12:41:00Z">
        <w:r>
          <w:rPr>
            <w:noProof/>
          </w:rPr>
          <w:t>15</w:t>
        </w:r>
        <w:r>
          <w:rPr>
            <w:noProof/>
          </w:rPr>
          <w:fldChar w:fldCharType="end"/>
        </w:r>
      </w:ins>
    </w:p>
    <w:p w:rsidR="002C6EB8" w:rsidRDefault="002C6EB8">
      <w:pPr>
        <w:pStyle w:val="TableofFigures"/>
        <w:tabs>
          <w:tab w:val="right" w:leader="dot" w:pos="9350"/>
        </w:tabs>
        <w:rPr>
          <w:ins w:id="299" w:author="Lizzie Charbonneau" w:date="2018-04-17T12:41:00Z"/>
          <w:rFonts w:asciiTheme="minorHAnsi" w:eastAsiaTheme="minorEastAsia" w:hAnsiTheme="minorHAnsi" w:cstheme="minorBidi"/>
          <w:noProof/>
        </w:rPr>
      </w:pPr>
      <w:ins w:id="300" w:author="Lizzie Charbonneau" w:date="2018-04-17T12:41:00Z">
        <w:r>
          <w:rPr>
            <w:noProof/>
          </w:rPr>
          <w:t>Figure 13. Logic Calculation Highlight – Failing Results</w:t>
        </w:r>
        <w:r>
          <w:rPr>
            <w:noProof/>
          </w:rPr>
          <w:tab/>
        </w:r>
        <w:r>
          <w:rPr>
            <w:noProof/>
          </w:rPr>
          <w:fldChar w:fldCharType="begin"/>
        </w:r>
        <w:r>
          <w:rPr>
            <w:noProof/>
          </w:rPr>
          <w:instrText xml:space="preserve"> PAGEREF _Toc511732282 \h </w:instrText>
        </w:r>
        <w:r>
          <w:rPr>
            <w:noProof/>
          </w:rPr>
        </w:r>
      </w:ins>
      <w:r>
        <w:rPr>
          <w:noProof/>
        </w:rPr>
        <w:fldChar w:fldCharType="separate"/>
      </w:r>
      <w:ins w:id="301" w:author="Lizzie Charbonneau" w:date="2018-04-17T12:41:00Z">
        <w:r>
          <w:rPr>
            <w:noProof/>
          </w:rPr>
          <w:t>15</w:t>
        </w:r>
        <w:r>
          <w:rPr>
            <w:noProof/>
          </w:rPr>
          <w:fldChar w:fldCharType="end"/>
        </w:r>
      </w:ins>
    </w:p>
    <w:p w:rsidR="002C6EB8" w:rsidRDefault="002C6EB8">
      <w:pPr>
        <w:pStyle w:val="TableofFigures"/>
        <w:tabs>
          <w:tab w:val="right" w:leader="dot" w:pos="9350"/>
        </w:tabs>
        <w:rPr>
          <w:ins w:id="302" w:author="Lizzie Charbonneau" w:date="2018-04-17T12:41:00Z"/>
          <w:rFonts w:asciiTheme="minorHAnsi" w:eastAsiaTheme="minorEastAsia" w:hAnsiTheme="minorHAnsi" w:cstheme="minorBidi"/>
          <w:noProof/>
        </w:rPr>
      </w:pPr>
      <w:ins w:id="303" w:author="Lizzie Charbonneau" w:date="2018-04-17T12:41:00Z">
        <w:r>
          <w:rPr>
            <w:noProof/>
          </w:rPr>
          <w:t>Figure 14. Patient Builder View</w:t>
        </w:r>
        <w:r>
          <w:rPr>
            <w:noProof/>
          </w:rPr>
          <w:tab/>
        </w:r>
        <w:r>
          <w:rPr>
            <w:noProof/>
          </w:rPr>
          <w:fldChar w:fldCharType="begin"/>
        </w:r>
        <w:r>
          <w:rPr>
            <w:noProof/>
          </w:rPr>
          <w:instrText xml:space="preserve"> PAGEREF _Toc511732283 \h </w:instrText>
        </w:r>
        <w:r>
          <w:rPr>
            <w:noProof/>
          </w:rPr>
        </w:r>
      </w:ins>
      <w:r>
        <w:rPr>
          <w:noProof/>
        </w:rPr>
        <w:fldChar w:fldCharType="separate"/>
      </w:r>
      <w:ins w:id="304" w:author="Lizzie Charbonneau" w:date="2018-04-17T12:41:00Z">
        <w:r>
          <w:rPr>
            <w:noProof/>
          </w:rPr>
          <w:t>17</w:t>
        </w:r>
        <w:r>
          <w:rPr>
            <w:noProof/>
          </w:rPr>
          <w:fldChar w:fldCharType="end"/>
        </w:r>
      </w:ins>
    </w:p>
    <w:p w:rsidR="002C6EB8" w:rsidRDefault="002C6EB8">
      <w:pPr>
        <w:pStyle w:val="TableofFigures"/>
        <w:tabs>
          <w:tab w:val="right" w:leader="dot" w:pos="9350"/>
        </w:tabs>
        <w:rPr>
          <w:ins w:id="305" w:author="Lizzie Charbonneau" w:date="2018-04-17T12:41:00Z"/>
          <w:rFonts w:asciiTheme="minorHAnsi" w:eastAsiaTheme="minorEastAsia" w:hAnsiTheme="minorHAnsi" w:cstheme="minorBidi"/>
          <w:noProof/>
        </w:rPr>
      </w:pPr>
      <w:ins w:id="306" w:author="Lizzie Charbonneau" w:date="2018-04-17T12:41:00Z">
        <w:r>
          <w:rPr>
            <w:noProof/>
          </w:rPr>
          <w:t>Figure 15. Continuous Variable Measures Expected Populations</w:t>
        </w:r>
        <w:r>
          <w:rPr>
            <w:noProof/>
          </w:rPr>
          <w:tab/>
        </w:r>
        <w:r>
          <w:rPr>
            <w:noProof/>
          </w:rPr>
          <w:fldChar w:fldCharType="begin"/>
        </w:r>
        <w:r>
          <w:rPr>
            <w:noProof/>
          </w:rPr>
          <w:instrText xml:space="preserve"> PAGEREF _Toc511732284 \h </w:instrText>
        </w:r>
        <w:r>
          <w:rPr>
            <w:noProof/>
          </w:rPr>
        </w:r>
      </w:ins>
      <w:r>
        <w:rPr>
          <w:noProof/>
        </w:rPr>
        <w:fldChar w:fldCharType="separate"/>
      </w:r>
      <w:ins w:id="307" w:author="Lizzie Charbonneau" w:date="2018-04-17T12:41:00Z">
        <w:r>
          <w:rPr>
            <w:noProof/>
          </w:rPr>
          <w:t>19</w:t>
        </w:r>
        <w:r>
          <w:rPr>
            <w:noProof/>
          </w:rPr>
          <w:fldChar w:fldCharType="end"/>
        </w:r>
      </w:ins>
    </w:p>
    <w:p w:rsidR="002C6EB8" w:rsidRDefault="002C6EB8">
      <w:pPr>
        <w:pStyle w:val="TableofFigures"/>
        <w:tabs>
          <w:tab w:val="right" w:leader="dot" w:pos="9350"/>
        </w:tabs>
        <w:rPr>
          <w:ins w:id="308" w:author="Lizzie Charbonneau" w:date="2018-04-17T12:41:00Z"/>
          <w:rFonts w:asciiTheme="minorHAnsi" w:eastAsiaTheme="minorEastAsia" w:hAnsiTheme="minorHAnsi" w:cstheme="minorBidi"/>
          <w:noProof/>
        </w:rPr>
      </w:pPr>
      <w:ins w:id="309" w:author="Lizzie Charbonneau" w:date="2018-04-17T12:41:00Z">
        <w:r>
          <w:rPr>
            <w:noProof/>
          </w:rPr>
          <w:t>Figure 16. Building Patient History, Including Edit Clinical Element View</w:t>
        </w:r>
        <w:r>
          <w:rPr>
            <w:noProof/>
          </w:rPr>
          <w:tab/>
        </w:r>
        <w:r>
          <w:rPr>
            <w:noProof/>
          </w:rPr>
          <w:fldChar w:fldCharType="begin"/>
        </w:r>
        <w:r>
          <w:rPr>
            <w:noProof/>
          </w:rPr>
          <w:instrText xml:space="preserve"> PAGEREF _Toc511732285 \h </w:instrText>
        </w:r>
        <w:r>
          <w:rPr>
            <w:noProof/>
          </w:rPr>
        </w:r>
      </w:ins>
      <w:r>
        <w:rPr>
          <w:noProof/>
        </w:rPr>
        <w:fldChar w:fldCharType="separate"/>
      </w:r>
      <w:ins w:id="310" w:author="Lizzie Charbonneau" w:date="2018-04-17T12:41:00Z">
        <w:r>
          <w:rPr>
            <w:noProof/>
          </w:rPr>
          <w:t>20</w:t>
        </w:r>
        <w:r>
          <w:rPr>
            <w:noProof/>
          </w:rPr>
          <w:fldChar w:fldCharType="end"/>
        </w:r>
      </w:ins>
    </w:p>
    <w:p w:rsidR="002C6EB8" w:rsidRDefault="002C6EB8">
      <w:pPr>
        <w:pStyle w:val="TableofFigures"/>
        <w:tabs>
          <w:tab w:val="right" w:leader="dot" w:pos="9350"/>
        </w:tabs>
        <w:rPr>
          <w:ins w:id="311" w:author="Lizzie Charbonneau" w:date="2018-04-17T12:41:00Z"/>
          <w:rFonts w:asciiTheme="minorHAnsi" w:eastAsiaTheme="minorEastAsia" w:hAnsiTheme="minorHAnsi" w:cstheme="minorBidi"/>
          <w:noProof/>
        </w:rPr>
      </w:pPr>
      <w:ins w:id="312" w:author="Lizzie Charbonneau" w:date="2018-04-17T12:41:00Z">
        <w:r>
          <w:rPr>
            <w:noProof/>
          </w:rPr>
          <w:t>Figure 17. References Section of the Patient History Builder</w:t>
        </w:r>
        <w:r>
          <w:rPr>
            <w:noProof/>
          </w:rPr>
          <w:tab/>
        </w:r>
        <w:r>
          <w:rPr>
            <w:noProof/>
          </w:rPr>
          <w:fldChar w:fldCharType="begin"/>
        </w:r>
        <w:r>
          <w:rPr>
            <w:noProof/>
          </w:rPr>
          <w:instrText xml:space="preserve"> PAGEREF _Toc511732286 \h </w:instrText>
        </w:r>
        <w:r>
          <w:rPr>
            <w:noProof/>
          </w:rPr>
        </w:r>
      </w:ins>
      <w:r>
        <w:rPr>
          <w:noProof/>
        </w:rPr>
        <w:fldChar w:fldCharType="separate"/>
      </w:r>
      <w:ins w:id="313" w:author="Lizzie Charbonneau" w:date="2018-04-17T12:41:00Z">
        <w:r>
          <w:rPr>
            <w:noProof/>
          </w:rPr>
          <w:t>21</w:t>
        </w:r>
        <w:r>
          <w:rPr>
            <w:noProof/>
          </w:rPr>
          <w:fldChar w:fldCharType="end"/>
        </w:r>
      </w:ins>
    </w:p>
    <w:p w:rsidR="002C6EB8" w:rsidRDefault="002C6EB8">
      <w:pPr>
        <w:pStyle w:val="TableofFigures"/>
        <w:tabs>
          <w:tab w:val="right" w:leader="dot" w:pos="9350"/>
        </w:tabs>
        <w:rPr>
          <w:ins w:id="314" w:author="Lizzie Charbonneau" w:date="2018-04-17T12:41:00Z"/>
          <w:rFonts w:asciiTheme="minorHAnsi" w:eastAsiaTheme="minorEastAsia" w:hAnsiTheme="minorHAnsi" w:cstheme="minorBidi"/>
          <w:noProof/>
        </w:rPr>
      </w:pPr>
      <w:ins w:id="315" w:author="Lizzie Charbonneau" w:date="2018-04-17T12:41:00Z">
        <w:r>
          <w:rPr>
            <w:noProof/>
          </w:rPr>
          <w:t>Figure 18. User Group Link on Bonnie Splash Page</w:t>
        </w:r>
        <w:r>
          <w:rPr>
            <w:noProof/>
          </w:rPr>
          <w:tab/>
        </w:r>
        <w:r>
          <w:rPr>
            <w:noProof/>
          </w:rPr>
          <w:fldChar w:fldCharType="begin"/>
        </w:r>
        <w:r>
          <w:rPr>
            <w:noProof/>
          </w:rPr>
          <w:instrText xml:space="preserve"> PAGEREF _Toc511732287 \h </w:instrText>
        </w:r>
        <w:r>
          <w:rPr>
            <w:noProof/>
          </w:rPr>
        </w:r>
      </w:ins>
      <w:r>
        <w:rPr>
          <w:noProof/>
        </w:rPr>
        <w:fldChar w:fldCharType="separate"/>
      </w:r>
      <w:ins w:id="316" w:author="Lizzie Charbonneau" w:date="2018-04-17T12:41:00Z">
        <w:r>
          <w:rPr>
            <w:noProof/>
          </w:rPr>
          <w:t>22</w:t>
        </w:r>
        <w:r>
          <w:rPr>
            <w:noProof/>
          </w:rPr>
          <w:fldChar w:fldCharType="end"/>
        </w:r>
      </w:ins>
    </w:p>
    <w:p w:rsidR="002C6EB8" w:rsidRDefault="002C6EB8">
      <w:pPr>
        <w:pStyle w:val="TableofFigures"/>
        <w:tabs>
          <w:tab w:val="right" w:leader="dot" w:pos="9350"/>
        </w:tabs>
        <w:rPr>
          <w:ins w:id="317" w:author="Lizzie Charbonneau" w:date="2018-04-17T12:41:00Z"/>
          <w:rFonts w:asciiTheme="minorHAnsi" w:eastAsiaTheme="minorEastAsia" w:hAnsiTheme="minorHAnsi" w:cstheme="minorBidi"/>
          <w:noProof/>
        </w:rPr>
      </w:pPr>
      <w:ins w:id="318" w:author="Lizzie Charbonneau" w:date="2018-04-17T12:41:00Z">
        <w:r>
          <w:rPr>
            <w:noProof/>
          </w:rPr>
          <w:t>Figure 19. User Group Link in the Application Header</w:t>
        </w:r>
        <w:r>
          <w:rPr>
            <w:noProof/>
          </w:rPr>
          <w:tab/>
        </w:r>
        <w:r>
          <w:rPr>
            <w:noProof/>
          </w:rPr>
          <w:fldChar w:fldCharType="begin"/>
        </w:r>
        <w:r>
          <w:rPr>
            <w:noProof/>
          </w:rPr>
          <w:instrText xml:space="preserve"> PAGEREF _Toc511732288 \h </w:instrText>
        </w:r>
        <w:r>
          <w:rPr>
            <w:noProof/>
          </w:rPr>
        </w:r>
      </w:ins>
      <w:r>
        <w:rPr>
          <w:noProof/>
        </w:rPr>
        <w:fldChar w:fldCharType="separate"/>
      </w:r>
      <w:ins w:id="319" w:author="Lizzie Charbonneau" w:date="2018-04-17T12:41:00Z">
        <w:r>
          <w:rPr>
            <w:noProof/>
          </w:rPr>
          <w:t>22</w:t>
        </w:r>
        <w:r>
          <w:rPr>
            <w:noProof/>
          </w:rPr>
          <w:fldChar w:fldCharType="end"/>
        </w:r>
      </w:ins>
    </w:p>
    <w:p w:rsidR="00CA2EC7" w:rsidDel="002C6EB8" w:rsidRDefault="00BF4F3D">
      <w:pPr>
        <w:pStyle w:val="TableofFigures"/>
        <w:tabs>
          <w:tab w:val="right" w:leader="dot" w:pos="9350"/>
        </w:tabs>
        <w:rPr>
          <w:del w:id="320" w:author="Lizzie Charbonneau" w:date="2018-04-17T12:41:00Z"/>
          <w:rFonts w:asciiTheme="minorHAnsi" w:eastAsiaTheme="minorEastAsia" w:hAnsiTheme="minorHAnsi" w:cstheme="minorBidi"/>
          <w:noProof/>
          <w:sz w:val="22"/>
          <w:szCs w:val="22"/>
        </w:rPr>
      </w:pPr>
      <w:del w:id="321" w:author="Lizzie Charbonneau" w:date="2018-04-17T12:41:00Z">
        <w:r w:rsidDel="002C6EB8">
          <w:rPr>
            <w:noProof/>
          </w:rPr>
          <w:delText>Figure 1. Bonnie Login Page</w:delText>
        </w:r>
        <w:r w:rsidDel="002C6EB8">
          <w:rPr>
            <w:noProof/>
          </w:rPr>
          <w:tab/>
          <w:delText>3</w:delText>
        </w:r>
      </w:del>
    </w:p>
    <w:p w:rsidR="00CA2EC7" w:rsidDel="002C6EB8" w:rsidRDefault="00BF4F3D">
      <w:pPr>
        <w:pStyle w:val="TableofFigures"/>
        <w:tabs>
          <w:tab w:val="right" w:leader="dot" w:pos="9350"/>
        </w:tabs>
        <w:rPr>
          <w:del w:id="322" w:author="Lizzie Charbonneau" w:date="2018-04-17T12:41:00Z"/>
          <w:rFonts w:asciiTheme="minorHAnsi" w:eastAsiaTheme="minorEastAsia" w:hAnsiTheme="minorHAnsi" w:cstheme="minorBidi"/>
          <w:noProof/>
          <w:sz w:val="22"/>
          <w:szCs w:val="22"/>
        </w:rPr>
      </w:pPr>
      <w:del w:id="323" w:author="Lizzie Charbonneau" w:date="2018-04-17T12:41:00Z">
        <w:r w:rsidDel="002C6EB8">
          <w:rPr>
            <w:noProof/>
          </w:rPr>
          <w:delText>Figure 2</w:delText>
        </w:r>
        <w:r w:rsidDel="002C6EB8">
          <w:rPr>
            <w:bCs/>
            <w:noProof/>
          </w:rPr>
          <w:delText>.</w:delText>
        </w:r>
        <w:r w:rsidDel="002C6EB8">
          <w:rPr>
            <w:noProof/>
          </w:rPr>
          <w:delText xml:space="preserve"> Account Registration Page</w:delText>
        </w:r>
        <w:r w:rsidDel="002C6EB8">
          <w:rPr>
            <w:noProof/>
          </w:rPr>
          <w:tab/>
          <w:delText>4</w:delText>
        </w:r>
      </w:del>
    </w:p>
    <w:p w:rsidR="00CA2EC7" w:rsidDel="002C6EB8" w:rsidRDefault="00BF4F3D">
      <w:pPr>
        <w:pStyle w:val="TableofFigures"/>
        <w:tabs>
          <w:tab w:val="right" w:leader="dot" w:pos="9350"/>
        </w:tabs>
        <w:rPr>
          <w:del w:id="324" w:author="Lizzie Charbonneau" w:date="2018-04-17T12:41:00Z"/>
          <w:rFonts w:asciiTheme="minorHAnsi" w:eastAsiaTheme="minorEastAsia" w:hAnsiTheme="minorHAnsi" w:cstheme="minorBidi"/>
          <w:noProof/>
          <w:sz w:val="22"/>
          <w:szCs w:val="22"/>
        </w:rPr>
      </w:pPr>
      <w:del w:id="325" w:author="Lizzie Charbonneau" w:date="2018-04-17T12:41:00Z">
        <w:r w:rsidDel="002C6EB8">
          <w:rPr>
            <w:noProof/>
          </w:rPr>
          <w:delText>Figure 3. Password Reset Page</w:delText>
        </w:r>
        <w:r w:rsidDel="002C6EB8">
          <w:rPr>
            <w:noProof/>
          </w:rPr>
          <w:tab/>
          <w:delText>4</w:delText>
        </w:r>
      </w:del>
    </w:p>
    <w:p w:rsidR="00CA2EC7" w:rsidDel="002C6EB8" w:rsidRDefault="00BF4F3D">
      <w:pPr>
        <w:pStyle w:val="TableofFigures"/>
        <w:tabs>
          <w:tab w:val="right" w:leader="dot" w:pos="9350"/>
        </w:tabs>
        <w:rPr>
          <w:del w:id="326" w:author="Lizzie Charbonneau" w:date="2018-04-17T12:41:00Z"/>
          <w:rFonts w:asciiTheme="minorHAnsi" w:eastAsiaTheme="minorEastAsia" w:hAnsiTheme="minorHAnsi" w:cstheme="minorBidi"/>
          <w:noProof/>
          <w:sz w:val="22"/>
          <w:szCs w:val="22"/>
        </w:rPr>
      </w:pPr>
      <w:del w:id="327" w:author="Lizzie Charbonneau" w:date="2018-04-17T12:41:00Z">
        <w:r w:rsidDel="002C6EB8">
          <w:rPr>
            <w:noProof/>
          </w:rPr>
          <w:delText>Figure 4. Account Management Page</w:delText>
        </w:r>
        <w:r w:rsidDel="002C6EB8">
          <w:rPr>
            <w:noProof/>
          </w:rPr>
          <w:tab/>
          <w:delText>5</w:delText>
        </w:r>
      </w:del>
    </w:p>
    <w:p w:rsidR="00CA2EC7" w:rsidDel="002C6EB8" w:rsidRDefault="00BF4F3D">
      <w:pPr>
        <w:pStyle w:val="TableofFigures"/>
        <w:tabs>
          <w:tab w:val="right" w:leader="dot" w:pos="9350"/>
        </w:tabs>
        <w:rPr>
          <w:del w:id="328" w:author="Lizzie Charbonneau" w:date="2018-04-17T12:41:00Z"/>
          <w:rFonts w:asciiTheme="minorHAnsi" w:eastAsiaTheme="minorEastAsia" w:hAnsiTheme="minorHAnsi" w:cstheme="minorBidi"/>
          <w:noProof/>
          <w:sz w:val="22"/>
          <w:szCs w:val="22"/>
        </w:rPr>
      </w:pPr>
      <w:del w:id="329" w:author="Lizzie Charbonneau" w:date="2018-04-17T12:41:00Z">
        <w:r w:rsidDel="002C6EB8">
          <w:rPr>
            <w:noProof/>
          </w:rPr>
          <w:delText>Figure 5. Measure Dashboard View</w:delText>
        </w:r>
        <w:r w:rsidDel="002C6EB8">
          <w:rPr>
            <w:noProof/>
          </w:rPr>
          <w:tab/>
          <w:delText>6</w:delText>
        </w:r>
      </w:del>
    </w:p>
    <w:p w:rsidR="00CA2EC7" w:rsidDel="002C6EB8" w:rsidRDefault="00BF4F3D">
      <w:pPr>
        <w:pStyle w:val="TableofFigures"/>
        <w:tabs>
          <w:tab w:val="right" w:leader="dot" w:pos="9350"/>
        </w:tabs>
        <w:rPr>
          <w:del w:id="330" w:author="Lizzie Charbonneau" w:date="2018-04-17T12:41:00Z"/>
          <w:rFonts w:asciiTheme="minorHAnsi" w:eastAsiaTheme="minorEastAsia" w:hAnsiTheme="minorHAnsi" w:cstheme="minorBidi"/>
          <w:noProof/>
          <w:sz w:val="22"/>
          <w:szCs w:val="22"/>
        </w:rPr>
      </w:pPr>
      <w:del w:id="331" w:author="Lizzie Charbonneau" w:date="2018-04-17T12:41:00Z">
        <w:r w:rsidDel="002C6EB8">
          <w:rPr>
            <w:noProof/>
          </w:rPr>
          <w:delText>Figure 6. New Measure Dialog</w:delText>
        </w:r>
        <w:r w:rsidDel="002C6EB8">
          <w:rPr>
            <w:noProof/>
          </w:rPr>
          <w:tab/>
          <w:delText>8</w:delText>
        </w:r>
      </w:del>
    </w:p>
    <w:p w:rsidR="00CA2EC7" w:rsidDel="002C6EB8" w:rsidRDefault="00BF4F3D">
      <w:pPr>
        <w:pStyle w:val="TableofFigures"/>
        <w:tabs>
          <w:tab w:val="right" w:leader="dot" w:pos="9350"/>
        </w:tabs>
        <w:rPr>
          <w:del w:id="332" w:author="Lizzie Charbonneau" w:date="2018-04-17T12:41:00Z"/>
          <w:rFonts w:asciiTheme="minorHAnsi" w:eastAsiaTheme="minorEastAsia" w:hAnsiTheme="minorHAnsi" w:cstheme="minorBidi"/>
          <w:noProof/>
          <w:sz w:val="22"/>
          <w:szCs w:val="22"/>
        </w:rPr>
      </w:pPr>
      <w:del w:id="333" w:author="Lizzie Charbonneau" w:date="2018-04-17T12:41:00Z">
        <w:r w:rsidDel="002C6EB8">
          <w:rPr>
            <w:noProof/>
          </w:rPr>
          <w:delText>Figure 7. Finalize Measure Dialog</w:delText>
        </w:r>
        <w:r w:rsidDel="002C6EB8">
          <w:rPr>
            <w:noProof/>
          </w:rPr>
          <w:tab/>
          <w:delText>8</w:delText>
        </w:r>
      </w:del>
    </w:p>
    <w:p w:rsidR="00CA2EC7" w:rsidDel="002C6EB8" w:rsidRDefault="00BF4F3D">
      <w:pPr>
        <w:pStyle w:val="TableofFigures"/>
        <w:tabs>
          <w:tab w:val="right" w:leader="dot" w:pos="9350"/>
        </w:tabs>
        <w:rPr>
          <w:del w:id="334" w:author="Lizzie Charbonneau" w:date="2018-04-17T12:41:00Z"/>
          <w:rFonts w:asciiTheme="minorHAnsi" w:eastAsiaTheme="minorEastAsia" w:hAnsiTheme="minorHAnsi" w:cstheme="minorBidi"/>
          <w:noProof/>
          <w:sz w:val="22"/>
          <w:szCs w:val="22"/>
        </w:rPr>
      </w:pPr>
      <w:del w:id="335" w:author="Lizzie Charbonneau" w:date="2018-04-17T12:41:00Z">
        <w:r w:rsidDel="002C6EB8">
          <w:rPr>
            <w:noProof/>
          </w:rPr>
          <w:delText>Figure 8. Updating Measure Dialog</w:delText>
        </w:r>
        <w:r w:rsidDel="002C6EB8">
          <w:rPr>
            <w:noProof/>
          </w:rPr>
          <w:tab/>
          <w:delText>9</w:delText>
        </w:r>
      </w:del>
    </w:p>
    <w:p w:rsidR="00CA2EC7" w:rsidDel="002C6EB8" w:rsidRDefault="00BF4F3D">
      <w:pPr>
        <w:pStyle w:val="TableofFigures"/>
        <w:tabs>
          <w:tab w:val="right" w:leader="dot" w:pos="9350"/>
        </w:tabs>
        <w:rPr>
          <w:del w:id="336" w:author="Lizzie Charbonneau" w:date="2018-04-17T12:41:00Z"/>
          <w:rFonts w:asciiTheme="minorHAnsi" w:eastAsiaTheme="minorEastAsia" w:hAnsiTheme="minorHAnsi" w:cstheme="minorBidi"/>
          <w:noProof/>
          <w:sz w:val="22"/>
          <w:szCs w:val="22"/>
        </w:rPr>
      </w:pPr>
      <w:del w:id="337" w:author="Lizzie Charbonneau" w:date="2018-04-17T12:41:00Z">
        <w:r w:rsidDel="002C6EB8">
          <w:rPr>
            <w:noProof/>
          </w:rPr>
          <w:delText>Figure 9. Measure View</w:delText>
        </w:r>
        <w:r w:rsidDel="002C6EB8">
          <w:rPr>
            <w:noProof/>
          </w:rPr>
          <w:tab/>
          <w:delText>11</w:delText>
        </w:r>
      </w:del>
    </w:p>
    <w:p w:rsidR="00CA2EC7" w:rsidDel="002C6EB8" w:rsidRDefault="00BF4F3D">
      <w:pPr>
        <w:pStyle w:val="TableofFigures"/>
        <w:tabs>
          <w:tab w:val="right" w:leader="dot" w:pos="9350"/>
        </w:tabs>
        <w:rPr>
          <w:del w:id="338" w:author="Lizzie Charbonneau" w:date="2018-04-17T12:41:00Z"/>
          <w:rFonts w:asciiTheme="minorHAnsi" w:eastAsiaTheme="minorEastAsia" w:hAnsiTheme="minorHAnsi" w:cstheme="minorBidi"/>
          <w:noProof/>
          <w:sz w:val="22"/>
          <w:szCs w:val="22"/>
        </w:rPr>
      </w:pPr>
      <w:del w:id="339" w:author="Lizzie Charbonneau" w:date="2018-04-17T12:41:00Z">
        <w:r w:rsidDel="002C6EB8">
          <w:rPr>
            <w:noProof/>
          </w:rPr>
          <w:delText>Figure 10. Measure Terminology and Overlapping Value Sets</w:delText>
        </w:r>
        <w:r w:rsidDel="002C6EB8">
          <w:rPr>
            <w:noProof/>
          </w:rPr>
          <w:tab/>
          <w:delText>12</w:delText>
        </w:r>
      </w:del>
    </w:p>
    <w:p w:rsidR="00CA2EC7" w:rsidDel="002C6EB8" w:rsidRDefault="00BF4F3D">
      <w:pPr>
        <w:pStyle w:val="TableofFigures"/>
        <w:tabs>
          <w:tab w:val="right" w:leader="dot" w:pos="9350"/>
        </w:tabs>
        <w:rPr>
          <w:del w:id="340" w:author="Lizzie Charbonneau" w:date="2018-04-17T12:41:00Z"/>
          <w:rFonts w:asciiTheme="minorHAnsi" w:eastAsiaTheme="minorEastAsia" w:hAnsiTheme="minorHAnsi" w:cstheme="minorBidi"/>
          <w:noProof/>
          <w:sz w:val="22"/>
          <w:szCs w:val="22"/>
        </w:rPr>
      </w:pPr>
      <w:del w:id="341" w:author="Lizzie Charbonneau" w:date="2018-04-17T12:41:00Z">
        <w:r w:rsidDel="002C6EB8">
          <w:rPr>
            <w:noProof/>
          </w:rPr>
          <w:delText>Figure 11. Expanded Results View</w:delText>
        </w:r>
        <w:r w:rsidDel="002C6EB8">
          <w:rPr>
            <w:noProof/>
          </w:rPr>
          <w:tab/>
          <w:delText>13</w:delText>
        </w:r>
      </w:del>
    </w:p>
    <w:p w:rsidR="00CA2EC7" w:rsidDel="002C6EB8" w:rsidRDefault="00BF4F3D">
      <w:pPr>
        <w:pStyle w:val="TableofFigures"/>
        <w:tabs>
          <w:tab w:val="right" w:leader="dot" w:pos="9350"/>
        </w:tabs>
        <w:rPr>
          <w:del w:id="342" w:author="Lizzie Charbonneau" w:date="2018-04-17T12:41:00Z"/>
          <w:rFonts w:asciiTheme="minorHAnsi" w:eastAsiaTheme="minorEastAsia" w:hAnsiTheme="minorHAnsi" w:cstheme="minorBidi"/>
          <w:noProof/>
          <w:sz w:val="22"/>
          <w:szCs w:val="22"/>
        </w:rPr>
      </w:pPr>
      <w:del w:id="343" w:author="Lizzie Charbonneau" w:date="2018-04-17T12:41:00Z">
        <w:r w:rsidDel="002C6EB8">
          <w:rPr>
            <w:noProof/>
          </w:rPr>
          <w:delText>Figure 12. Logic Calculation Highlight – Passing Results</w:delText>
        </w:r>
        <w:r w:rsidDel="002C6EB8">
          <w:rPr>
            <w:noProof/>
          </w:rPr>
          <w:tab/>
          <w:delText>14</w:delText>
        </w:r>
      </w:del>
    </w:p>
    <w:p w:rsidR="00CA2EC7" w:rsidDel="002C6EB8" w:rsidRDefault="00BF4F3D">
      <w:pPr>
        <w:pStyle w:val="TableofFigures"/>
        <w:tabs>
          <w:tab w:val="right" w:leader="dot" w:pos="9350"/>
        </w:tabs>
        <w:rPr>
          <w:del w:id="344" w:author="Lizzie Charbonneau" w:date="2018-04-17T12:41:00Z"/>
          <w:rFonts w:asciiTheme="minorHAnsi" w:eastAsiaTheme="minorEastAsia" w:hAnsiTheme="minorHAnsi" w:cstheme="minorBidi"/>
          <w:noProof/>
          <w:sz w:val="22"/>
          <w:szCs w:val="22"/>
        </w:rPr>
      </w:pPr>
      <w:del w:id="345" w:author="Lizzie Charbonneau" w:date="2018-04-17T12:41:00Z">
        <w:r w:rsidDel="002C6EB8">
          <w:rPr>
            <w:noProof/>
          </w:rPr>
          <w:delText>Figure 13. Logic Calculation Highlight – Failing Results</w:delText>
        </w:r>
        <w:r w:rsidDel="002C6EB8">
          <w:rPr>
            <w:noProof/>
          </w:rPr>
          <w:tab/>
          <w:delText>14</w:delText>
        </w:r>
      </w:del>
    </w:p>
    <w:p w:rsidR="00CA2EC7" w:rsidDel="002C6EB8" w:rsidRDefault="00BF4F3D">
      <w:pPr>
        <w:pStyle w:val="TableofFigures"/>
        <w:tabs>
          <w:tab w:val="right" w:leader="dot" w:pos="9350"/>
        </w:tabs>
        <w:rPr>
          <w:del w:id="346" w:author="Lizzie Charbonneau" w:date="2018-04-17T12:41:00Z"/>
          <w:rFonts w:asciiTheme="minorHAnsi" w:eastAsiaTheme="minorEastAsia" w:hAnsiTheme="minorHAnsi" w:cstheme="minorBidi"/>
          <w:noProof/>
          <w:sz w:val="22"/>
          <w:szCs w:val="22"/>
        </w:rPr>
      </w:pPr>
      <w:del w:id="347" w:author="Lizzie Charbonneau" w:date="2018-04-17T12:41:00Z">
        <w:r w:rsidDel="002C6EB8">
          <w:rPr>
            <w:noProof/>
          </w:rPr>
          <w:delText>Figure 14. Patient Builder View</w:delText>
        </w:r>
        <w:r w:rsidDel="002C6EB8">
          <w:rPr>
            <w:noProof/>
          </w:rPr>
          <w:tab/>
          <w:delText>16</w:delText>
        </w:r>
      </w:del>
    </w:p>
    <w:p w:rsidR="00CA2EC7" w:rsidDel="002C6EB8" w:rsidRDefault="00BF4F3D">
      <w:pPr>
        <w:pStyle w:val="TableofFigures"/>
        <w:tabs>
          <w:tab w:val="right" w:leader="dot" w:pos="9350"/>
        </w:tabs>
        <w:rPr>
          <w:del w:id="348" w:author="Lizzie Charbonneau" w:date="2018-04-17T12:41:00Z"/>
          <w:rFonts w:asciiTheme="minorHAnsi" w:eastAsiaTheme="minorEastAsia" w:hAnsiTheme="minorHAnsi" w:cstheme="minorBidi"/>
          <w:noProof/>
          <w:sz w:val="22"/>
          <w:szCs w:val="22"/>
        </w:rPr>
      </w:pPr>
      <w:del w:id="349" w:author="Lizzie Charbonneau" w:date="2018-04-17T12:41:00Z">
        <w:r w:rsidDel="002C6EB8">
          <w:rPr>
            <w:noProof/>
          </w:rPr>
          <w:delText>Figure 15. Continuous Variable Measures Expected Populations</w:delText>
        </w:r>
        <w:r w:rsidDel="002C6EB8">
          <w:rPr>
            <w:noProof/>
          </w:rPr>
          <w:tab/>
          <w:delText>18</w:delText>
        </w:r>
      </w:del>
    </w:p>
    <w:p w:rsidR="00CA2EC7" w:rsidDel="002C6EB8" w:rsidRDefault="00BF4F3D">
      <w:pPr>
        <w:pStyle w:val="TableofFigures"/>
        <w:tabs>
          <w:tab w:val="right" w:leader="dot" w:pos="9350"/>
        </w:tabs>
        <w:rPr>
          <w:del w:id="350" w:author="Lizzie Charbonneau" w:date="2018-04-17T12:41:00Z"/>
          <w:rFonts w:asciiTheme="minorHAnsi" w:eastAsiaTheme="minorEastAsia" w:hAnsiTheme="minorHAnsi" w:cstheme="minorBidi"/>
          <w:noProof/>
          <w:sz w:val="22"/>
          <w:szCs w:val="22"/>
        </w:rPr>
      </w:pPr>
      <w:del w:id="351" w:author="Lizzie Charbonneau" w:date="2018-04-17T12:41:00Z">
        <w:r w:rsidDel="002C6EB8">
          <w:rPr>
            <w:noProof/>
          </w:rPr>
          <w:delText>Figure 16. Building Patient History, Including Edit Clinical Element View</w:delText>
        </w:r>
        <w:r w:rsidDel="002C6EB8">
          <w:rPr>
            <w:noProof/>
          </w:rPr>
          <w:tab/>
          <w:delText>19</w:delText>
        </w:r>
      </w:del>
    </w:p>
    <w:p w:rsidR="00CA2EC7" w:rsidDel="002C6EB8" w:rsidRDefault="00BF4F3D">
      <w:pPr>
        <w:pStyle w:val="TableofFigures"/>
        <w:tabs>
          <w:tab w:val="right" w:leader="dot" w:pos="9350"/>
        </w:tabs>
        <w:rPr>
          <w:del w:id="352" w:author="Lizzie Charbonneau" w:date="2018-04-17T12:41:00Z"/>
          <w:rFonts w:asciiTheme="minorHAnsi" w:eastAsiaTheme="minorEastAsia" w:hAnsiTheme="minorHAnsi" w:cstheme="minorBidi"/>
          <w:noProof/>
          <w:sz w:val="22"/>
          <w:szCs w:val="22"/>
        </w:rPr>
      </w:pPr>
      <w:del w:id="353" w:author="Lizzie Charbonneau" w:date="2018-04-17T12:41:00Z">
        <w:r w:rsidDel="002C6EB8">
          <w:rPr>
            <w:noProof/>
          </w:rPr>
          <w:delText>Figure 17. References Section of the Patient History Builder</w:delText>
        </w:r>
        <w:r w:rsidDel="002C6EB8">
          <w:rPr>
            <w:noProof/>
          </w:rPr>
          <w:tab/>
          <w:delText>20</w:delText>
        </w:r>
      </w:del>
    </w:p>
    <w:p w:rsidR="00CA2EC7" w:rsidDel="002C6EB8" w:rsidRDefault="00BF4F3D">
      <w:pPr>
        <w:pStyle w:val="TableofFigures"/>
        <w:tabs>
          <w:tab w:val="right" w:leader="dot" w:pos="9350"/>
        </w:tabs>
        <w:rPr>
          <w:del w:id="354" w:author="Lizzie Charbonneau" w:date="2018-04-17T12:41:00Z"/>
          <w:rFonts w:asciiTheme="minorHAnsi" w:eastAsiaTheme="minorEastAsia" w:hAnsiTheme="minorHAnsi" w:cstheme="minorBidi"/>
          <w:noProof/>
          <w:sz w:val="22"/>
          <w:szCs w:val="22"/>
        </w:rPr>
      </w:pPr>
      <w:del w:id="355" w:author="Lizzie Charbonneau" w:date="2018-04-17T12:41:00Z">
        <w:r w:rsidDel="002C6EB8">
          <w:rPr>
            <w:noProof/>
          </w:rPr>
          <w:delText>Figure 18. User Group Link on Bonnie Splash Page</w:delText>
        </w:r>
        <w:r w:rsidDel="002C6EB8">
          <w:rPr>
            <w:noProof/>
          </w:rPr>
          <w:tab/>
          <w:delText>21</w:delText>
        </w:r>
      </w:del>
    </w:p>
    <w:p w:rsidR="00CA2EC7" w:rsidDel="002C6EB8" w:rsidRDefault="00BF4F3D">
      <w:pPr>
        <w:pStyle w:val="TableofFigures"/>
        <w:tabs>
          <w:tab w:val="right" w:leader="dot" w:pos="9350"/>
        </w:tabs>
        <w:rPr>
          <w:del w:id="356" w:author="Lizzie Charbonneau" w:date="2018-04-17T12:41:00Z"/>
          <w:rFonts w:asciiTheme="minorHAnsi" w:eastAsiaTheme="minorEastAsia" w:hAnsiTheme="minorHAnsi" w:cstheme="minorBidi"/>
          <w:noProof/>
          <w:sz w:val="22"/>
          <w:szCs w:val="22"/>
        </w:rPr>
      </w:pPr>
      <w:del w:id="357" w:author="Lizzie Charbonneau" w:date="2018-04-17T12:41:00Z">
        <w:r w:rsidDel="002C6EB8">
          <w:rPr>
            <w:noProof/>
          </w:rPr>
          <w:delText>Figure 19. User Group Link in the Application Header</w:delText>
        </w:r>
        <w:r w:rsidDel="002C6EB8">
          <w:rPr>
            <w:noProof/>
          </w:rPr>
          <w:tab/>
          <w:delText>21</w:delText>
        </w:r>
      </w:del>
    </w:p>
    <w:p w:rsidR="00CA2EC7" w:rsidRDefault="00BF4F3D">
      <w:pPr>
        <w:sectPr w:rsidR="00CA2EC7">
          <w:headerReference w:type="first" r:id="rId17"/>
          <w:footerReference w:type="first" r:id="rId18"/>
          <w:pgSz w:w="12240" w:h="15840" w:code="1"/>
          <w:pgMar w:top="1440" w:right="1440" w:bottom="1440" w:left="1440" w:header="504" w:footer="504" w:gutter="0"/>
          <w:pgNumType w:fmt="lowerRoman"/>
          <w:cols w:space="720"/>
          <w:titlePg/>
        </w:sectPr>
      </w:pPr>
      <w:r>
        <w:rPr>
          <w:noProof/>
        </w:rPr>
        <w:fldChar w:fldCharType="end"/>
      </w:r>
    </w:p>
    <w:p w:rsidR="00CA2EC7" w:rsidRDefault="00BF4F3D">
      <w:pPr>
        <w:pStyle w:val="Heading1"/>
      </w:pPr>
      <w:bookmarkStart w:id="358" w:name="_Toc510936693"/>
      <w:bookmarkStart w:id="359" w:name="_Toc510936873"/>
      <w:bookmarkStart w:id="360" w:name="_Toc510948564"/>
      <w:bookmarkStart w:id="361" w:name="_Toc495298935"/>
      <w:bookmarkStart w:id="362" w:name="_Toc497871702"/>
      <w:bookmarkStart w:id="363" w:name="_Toc497872046"/>
      <w:bookmarkStart w:id="364" w:name="_Toc497872814"/>
      <w:bookmarkStart w:id="365" w:name="_Toc497872969"/>
      <w:bookmarkStart w:id="366" w:name="_Toc497873017"/>
      <w:bookmarkStart w:id="367" w:name="_Toc511732236"/>
      <w:bookmarkEnd w:id="259"/>
      <w:bookmarkEnd w:id="260"/>
      <w:bookmarkEnd w:id="261"/>
      <w:bookmarkEnd w:id="262"/>
      <w:r>
        <w:lastRenderedPageBreak/>
        <w:t>Introduction</w:t>
      </w:r>
      <w:bookmarkEnd w:id="358"/>
      <w:bookmarkEnd w:id="359"/>
      <w:bookmarkEnd w:id="360"/>
      <w:bookmarkEnd w:id="361"/>
      <w:bookmarkEnd w:id="367"/>
    </w:p>
    <w:p w:rsidR="00CA2EC7" w:rsidRDefault="00BF4F3D">
      <w:pPr>
        <w:pStyle w:val="Heading2"/>
        <w:spacing w:before="0" w:after="120"/>
      </w:pPr>
      <w:bookmarkStart w:id="368" w:name="_Toc495298936"/>
      <w:bookmarkStart w:id="369" w:name="_Toc511732237"/>
      <w:r>
        <w:t>Background</w:t>
      </w:r>
      <w:bookmarkEnd w:id="368"/>
      <w:bookmarkEnd w:id="369"/>
    </w:p>
    <w:p w:rsidR="00CA2EC7" w:rsidRDefault="00BF4F3D">
      <w:bookmarkStart w:id="370" w:name="_Toc498235586"/>
      <w:r>
        <w:t>Bonnie is a software tool that allows electronic Clinical Quality Measure (</w:t>
      </w:r>
      <w:proofErr w:type="spellStart"/>
      <w:r>
        <w:t>eCQM</w:t>
      </w:r>
      <w:proofErr w:type="spellEnd"/>
      <w:r>
        <w:t xml:space="preserve">) developers to test and verify the behavior of their CQM logic. The main goal of the Bonnie application is to reduce the number of defects in </w:t>
      </w:r>
      <w:proofErr w:type="spellStart"/>
      <w:r>
        <w:t>eCQMs</w:t>
      </w:r>
      <w:proofErr w:type="spellEnd"/>
      <w:r>
        <w:t xml:space="preserve"> by providing a robust and automated testing framework. The Bonnie application allows measure developers to independently load measures that they have constructed using the Measure Authoring Tool (MAT). Developers can then use the 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rsidR="00CA2EC7" w:rsidRDefault="00BF4F3D">
      <w:r>
        <w:t xml:space="preserve">Bonnie has been designed to integrate with the nationally recognized data standards the Centers for Medicare &amp; Medicaid Services (CMS) Quality Reporting programs use for expressing CQM logic for machine-to-machine interoperability. This integration provides enormous value to the </w:t>
      </w:r>
      <w:proofErr w:type="spellStart"/>
      <w:r>
        <w:t>eCQM</w:t>
      </w:r>
      <w:proofErr w:type="spellEnd"/>
      <w:r>
        <w:t xml:space="preserve"> program and federal policy leaders and stakeholders. The Bonnie tool verifies that the new and evolving standards for </w:t>
      </w:r>
      <w:proofErr w:type="spellStart"/>
      <w:r>
        <w:t>eCQMs</w:t>
      </w:r>
      <w:proofErr w:type="spellEnd"/>
      <w:r>
        <w:t xml:space="preserve"> used in the CMS Quality Reporting programs are flexible and can be implemented in software.</w:t>
      </w:r>
    </w:p>
    <w:p w:rsidR="00CA2EC7" w:rsidRDefault="00BF4F3D">
      <w:r>
        <w:t xml:space="preserve">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w:t>
      </w:r>
      <w:proofErr w:type="spellStart"/>
      <w:r>
        <w:t>eCQMs</w:t>
      </w:r>
      <w:proofErr w:type="spellEnd"/>
      <w:r>
        <w:t>.</w:t>
      </w:r>
    </w:p>
    <w:p w:rsidR="00CA2EC7" w:rsidRDefault="00BF4F3D">
      <w:r>
        <w:t>Finally, the Bonnie software is freely available via an Apache 2.0 open source license. The CMS Electronic Health Records (EHR) Incentive Program makes all or parts of the Bonnie software available for inspection, verification, and even reuse by other government programs or federal contractors.</w:t>
      </w:r>
    </w:p>
    <w:p w:rsidR="00CA2EC7" w:rsidRDefault="00BF4F3D">
      <w:pPr>
        <w:pStyle w:val="Heading2"/>
      </w:pPr>
      <w:bookmarkStart w:id="371" w:name="_Toc495298937"/>
      <w:bookmarkStart w:id="372" w:name="_Toc511732238"/>
      <w:r>
        <w:t>Purpose</w:t>
      </w:r>
      <w:bookmarkEnd w:id="371"/>
      <w:bookmarkEnd w:id="372"/>
    </w:p>
    <w:p w:rsidR="00CA2EC7" w:rsidRDefault="00BF4F3D">
      <w:r>
        <w:t xml:space="preserve">The purpose of this document is to describe the functionality of the Bonnie web application that allows measure developers to test and verify the behavior of their CQM logic. This document provides Bonnie users with step-by-step instructions for testing </w:t>
      </w:r>
      <w:proofErr w:type="spellStart"/>
      <w:r>
        <w:t>eCQMs</w:t>
      </w:r>
      <w:proofErr w:type="spellEnd"/>
      <w:r>
        <w:t xml:space="preserve"> by building synthetic patient records.</w:t>
      </w:r>
    </w:p>
    <w:p w:rsidR="00CA2EC7" w:rsidRDefault="00BF4F3D">
      <w:pPr>
        <w:pStyle w:val="Heading2"/>
      </w:pPr>
      <w:bookmarkStart w:id="373" w:name="_Toc495298938"/>
      <w:bookmarkStart w:id="374" w:name="_Toc498235588"/>
      <w:bookmarkStart w:id="375" w:name="_Toc511732239"/>
      <w:bookmarkEnd w:id="370"/>
      <w:r>
        <w:t>Application Description</w:t>
      </w:r>
      <w:bookmarkEnd w:id="373"/>
      <w:bookmarkEnd w:id="375"/>
    </w:p>
    <w:p w:rsidR="00CA2EC7" w:rsidRDefault="00BF4F3D">
      <w:r>
        <w:t xml:space="preserve">The Bonnie application provides the capability to import measures defined in Health Quality Measure Format (HQMF) Extensible Markup Language (XML) and Clinical Quality Language (CQL). The HQMF specification provides the metadata and the CQL libraries provide the logic for calculating a CQM. The Bonnie application can load an </w:t>
      </w:r>
      <w:proofErr w:type="spellStart"/>
      <w:r>
        <w:t>eCQM</w:t>
      </w:r>
      <w:proofErr w:type="spellEnd"/>
      <w:r>
        <w:t xml:space="preserve"> containing the HQMF and CQL describing a measure and programmatically convert both into an executable format that allows calculation of the measure directly from the specification.</w:t>
      </w:r>
    </w:p>
    <w:p w:rsidR="00CA2EC7" w:rsidRDefault="00BF4F3D">
      <w:r>
        <w:lastRenderedPageBreak/>
        <w:t xml:space="preserve">The CMS Measure Authoring Tool is the primary source for </w:t>
      </w:r>
      <w:proofErr w:type="spellStart"/>
      <w:r>
        <w:t>eCQMs</w:t>
      </w:r>
      <w:proofErr w:type="spellEnd"/>
      <w:r>
        <w:t xml:space="preserve"> used by the Bonnie application. Measure developers use the MAT to build </w:t>
      </w:r>
      <w:proofErr w:type="spellStart"/>
      <w:r>
        <w:t>eCQMs</w:t>
      </w:r>
      <w:proofErr w:type="spellEnd"/>
      <w:r>
        <w:t xml:space="preserve"> and export those measures as measure bundles containing HQMF and one or more CQL libraries. These measure bundles can be downloaded from the MAT and loaded into the Bonnie user interface for measure testing.</w:t>
      </w:r>
    </w:p>
    <w:p w:rsidR="00CA2EC7" w:rsidRDefault="00BF4F3D">
      <w:r>
        <w:t xml:space="preserve">Once an </w:t>
      </w:r>
      <w:proofErr w:type="spellStart"/>
      <w:r>
        <w:t>eCQM</w:t>
      </w:r>
      <w:proofErr w:type="spellEnd"/>
      <w:r>
        <w:t xml:space="preserve">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w:t>
      </w:r>
      <w:proofErr w:type="spellStart"/>
      <w:r>
        <w:t>eCQMs</w:t>
      </w:r>
      <w:proofErr w:type="spellEnd"/>
      <w:r>
        <w:t xml:space="preserve">. Through the Bonnie-supported </w:t>
      </w:r>
      <w:proofErr w:type="spellStart"/>
      <w:r>
        <w:t>eCQM</w:t>
      </w:r>
      <w:proofErr w:type="spellEnd"/>
      <w:r>
        <w:t xml:space="preserve"> testing framework, measure developers can more clearly understand the behavior of the measure logic and validate that the measure logic encodes their intent, as well as validate multiple iterations of measure updates against a test deck.</w:t>
      </w:r>
    </w:p>
    <w:p w:rsidR="00CA2EC7" w:rsidRDefault="00BF4F3D">
      <w:r>
        <w:t>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 Finally, the test deck can provide input for the Office of the National Coordinator (ONC) Health IT Certification Program. If the synthetic patients are clinically valid, Cypress</w:t>
      </w:r>
      <w:r>
        <w:rPr>
          <w:rStyle w:val="FootnoteReference"/>
        </w:rPr>
        <w:footnoteReference w:id="2"/>
      </w:r>
      <w:r>
        <w:t xml:space="preserve"> users can use them in addition to or instead of their own patients.</w:t>
      </w:r>
    </w:p>
    <w:p w:rsidR="00CA2EC7" w:rsidRDefault="00CA2EC7"/>
    <w:p w:rsidR="00CA2EC7" w:rsidRDefault="00CA2EC7">
      <w:pPr>
        <w:sectPr w:rsidR="00CA2EC7">
          <w:headerReference w:type="even" r:id="rId19"/>
          <w:headerReference w:type="default" r:id="rId20"/>
          <w:footerReference w:type="default" r:id="rId21"/>
          <w:headerReference w:type="first" r:id="rId22"/>
          <w:footerReference w:type="first" r:id="rId23"/>
          <w:pgSz w:w="12240" w:h="15840" w:code="1"/>
          <w:pgMar w:top="1440" w:right="1440" w:bottom="1440" w:left="1440" w:header="504" w:footer="504" w:gutter="0"/>
          <w:pgNumType w:start="1"/>
          <w:cols w:space="720"/>
          <w:titlePg/>
          <w:docGrid w:linePitch="360"/>
        </w:sectPr>
      </w:pPr>
    </w:p>
    <w:p w:rsidR="00CA2EC7" w:rsidRDefault="00BF4F3D">
      <w:pPr>
        <w:pStyle w:val="Heading1"/>
      </w:pPr>
      <w:bookmarkStart w:id="376" w:name="_Toc495298939"/>
      <w:bookmarkStart w:id="377" w:name="_Toc511732240"/>
      <w:r>
        <w:lastRenderedPageBreak/>
        <w:t>User Account Creation</w:t>
      </w:r>
      <w:bookmarkEnd w:id="376"/>
      <w:bookmarkEnd w:id="377"/>
    </w:p>
    <w:p w:rsidR="00CA2EC7" w:rsidRDefault="00BF4F3D">
      <w:pPr>
        <w:pStyle w:val="Heading2"/>
      </w:pPr>
      <w:bookmarkStart w:id="378" w:name="_Toc495298940"/>
      <w:bookmarkStart w:id="379" w:name="_Toc511732241"/>
      <w:r>
        <w:t>Login Page</w:t>
      </w:r>
      <w:bookmarkEnd w:id="378"/>
      <w:bookmarkEnd w:id="379"/>
    </w:p>
    <w:p w:rsidR="00CA2EC7" w:rsidRDefault="00BF4F3D">
      <w:pPr>
        <w:spacing w:after="240"/>
      </w:pPr>
      <w:r>
        <w:t xml:space="preserve">Users require a valid account to access the Bonnie application. All measures loaded into the Bonnie application and all synthetic test patients are isolated by account. Therefore, users can only view, access, and modify data that they have loaded under their own account. </w:t>
      </w:r>
      <w:fldSimple w:instr=" REF _Ref459207064 ">
        <w:r w:rsidR="002C6EB8">
          <w:t xml:space="preserve">Figure </w:t>
        </w:r>
        <w:r w:rsidR="002C6EB8">
          <w:rPr>
            <w:noProof/>
          </w:rPr>
          <w:t>1</w:t>
        </w:r>
      </w:fldSimple>
      <w:r>
        <w:t xml:space="preserve"> shows the login screen for the Bonnie application. To log in, a user must provide the email address and password for a valid account.</w:t>
      </w:r>
    </w:p>
    <w:p w:rsidR="00CA2EC7" w:rsidRDefault="00BF4F3D">
      <w:pPr>
        <w:pStyle w:val="Figure"/>
      </w:pPr>
      <w:r>
        <w:rPr>
          <w:noProof/>
        </w:rPr>
        <w:drawing>
          <wp:inline distT="0" distB="0" distL="0" distR="0">
            <wp:extent cx="2177710" cy="2816352"/>
            <wp:effectExtent l="19050" t="19050" r="13335" b="22225"/>
            <wp:docPr id="3" name="Picture 3" descr="The top of the login page says, &quot;Bonnie, a testing tool for ECQMS.&quot;  Then there are fields for entering an email address and password followed by a login button.  Two links are displayed at the bottom of the page for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rsidR="00CA2EC7" w:rsidRDefault="00BF4F3D">
      <w:pPr>
        <w:pStyle w:val="FigureCaption"/>
      </w:pPr>
      <w:bookmarkStart w:id="380" w:name="_Ref459207064"/>
      <w:bookmarkStart w:id="381" w:name="_Toc511732270"/>
      <w:r>
        <w:t xml:space="preserve">Figure </w:t>
      </w:r>
      <w:fldSimple w:instr=" SEQ Figure \* ARABIC ">
        <w:r w:rsidR="002C6EB8">
          <w:rPr>
            <w:noProof/>
          </w:rPr>
          <w:t>1</w:t>
        </w:r>
      </w:fldSimple>
      <w:bookmarkEnd w:id="380"/>
      <w:r>
        <w:t xml:space="preserve">. </w:t>
      </w:r>
      <w:bookmarkStart w:id="382" w:name="_Toc439152610"/>
      <w:bookmarkStart w:id="383" w:name="_Toc439152756"/>
      <w:bookmarkStart w:id="384" w:name="_Toc439154841"/>
      <w:r>
        <w:t>Bonnie Login Page</w:t>
      </w:r>
      <w:bookmarkEnd w:id="381"/>
      <w:bookmarkEnd w:id="382"/>
      <w:bookmarkEnd w:id="383"/>
      <w:bookmarkEnd w:id="384"/>
    </w:p>
    <w:p w:rsidR="00CA2EC7" w:rsidRDefault="00BF4F3D">
      <w:pPr>
        <w:pStyle w:val="Heading2"/>
      </w:pPr>
      <w:bookmarkStart w:id="385" w:name="_Toc439152897"/>
      <w:bookmarkStart w:id="386" w:name="_Toc439155293"/>
      <w:bookmarkStart w:id="387" w:name="_Toc439155655"/>
      <w:bookmarkStart w:id="388" w:name="_Toc439155735"/>
      <w:bookmarkStart w:id="389" w:name="_Toc439156644"/>
      <w:bookmarkStart w:id="390" w:name="_Toc439157810"/>
      <w:bookmarkStart w:id="391" w:name="_Toc439158054"/>
      <w:bookmarkStart w:id="392" w:name="_Toc439158236"/>
      <w:bookmarkStart w:id="393" w:name="_Toc439922475"/>
      <w:bookmarkStart w:id="394" w:name="_Toc439923945"/>
      <w:bookmarkStart w:id="395" w:name="_Toc439924014"/>
      <w:bookmarkStart w:id="396" w:name="_Toc495298941"/>
      <w:bookmarkStart w:id="397" w:name="_Toc511732242"/>
      <w:bookmarkEnd w:id="385"/>
      <w:bookmarkEnd w:id="386"/>
      <w:bookmarkEnd w:id="387"/>
      <w:bookmarkEnd w:id="388"/>
      <w:bookmarkEnd w:id="389"/>
      <w:bookmarkEnd w:id="390"/>
      <w:bookmarkEnd w:id="391"/>
      <w:bookmarkEnd w:id="392"/>
      <w:bookmarkEnd w:id="393"/>
      <w:bookmarkEnd w:id="394"/>
      <w:bookmarkEnd w:id="395"/>
      <w:r>
        <w:t>Creating a New User</w:t>
      </w:r>
      <w:bookmarkEnd w:id="396"/>
      <w:bookmarkEnd w:id="397"/>
    </w:p>
    <w:p w:rsidR="00CA2EC7" w:rsidRDefault="00BF4F3D">
      <w:pPr>
        <w:spacing w:after="240"/>
      </w:pPr>
      <w:r>
        <w:t xml:space="preserve">A user can create a new account by clicking the “register” link on the login page. The register link brings the user to account creation page shown in </w:t>
      </w:r>
      <w:fldSimple w:instr=" REF _Ref459271439  \* MERGEFORMAT ">
        <w:r w:rsidR="002C6EB8">
          <w:t>Figure 2</w:t>
        </w:r>
      </w:fldSimple>
      <w:r>
        <w:t>. A user can create a new account by filling out the fields in the registration form and clicking the “REGISTER” button. Once an account has been created, the user can log in to the Bonnie application with the email address and password specified as part of account creation.</w:t>
      </w:r>
    </w:p>
    <w:p w:rsidR="00CA2EC7" w:rsidRDefault="00BF4F3D">
      <w:pPr>
        <w:pStyle w:val="Figure"/>
        <w:rPr>
          <w:b w:val="0"/>
        </w:rPr>
      </w:pPr>
      <w:r>
        <w:rPr>
          <w:noProof/>
        </w:rPr>
        <w:lastRenderedPageBreak/>
        <w:drawing>
          <wp:inline distT="0" distB="0" distL="0" distR="0">
            <wp:extent cx="4759579" cy="2852928"/>
            <wp:effectExtent l="19050" t="19050" r="22225" b="24130"/>
            <wp:docPr id="1" name="Picture 1"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rsidR="00CA2EC7" w:rsidRDefault="00BF4F3D">
      <w:pPr>
        <w:pStyle w:val="FigureCaption"/>
      </w:pPr>
      <w:bookmarkStart w:id="398" w:name="_Ref459271439"/>
      <w:bookmarkStart w:id="399" w:name="_Toc511732271"/>
      <w:r>
        <w:t xml:space="preserve">Figure </w:t>
      </w:r>
      <w:fldSimple w:instr=" SEQ Figure \* ARABIC ">
        <w:r w:rsidR="002C6EB8">
          <w:rPr>
            <w:noProof/>
          </w:rPr>
          <w:t>2</w:t>
        </w:r>
      </w:fldSimple>
      <w:bookmarkEnd w:id="398"/>
      <w:r>
        <w:rPr>
          <w:bCs/>
        </w:rPr>
        <w:t>.</w:t>
      </w:r>
      <w:r>
        <w:t xml:space="preserve"> Account Registration Page</w:t>
      </w:r>
      <w:bookmarkEnd w:id="399"/>
    </w:p>
    <w:p w:rsidR="00CA2EC7" w:rsidRDefault="00BF4F3D">
      <w:pPr>
        <w:pStyle w:val="Heading2"/>
      </w:pPr>
      <w:bookmarkStart w:id="400" w:name="_Toc439152899"/>
      <w:bookmarkStart w:id="401" w:name="_Toc439155295"/>
      <w:bookmarkStart w:id="402" w:name="_Toc439155657"/>
      <w:bookmarkStart w:id="403" w:name="_Toc439155737"/>
      <w:bookmarkStart w:id="404" w:name="_Toc439156646"/>
      <w:bookmarkStart w:id="405" w:name="_Toc439157812"/>
      <w:bookmarkStart w:id="406" w:name="_Toc439158056"/>
      <w:bookmarkStart w:id="407" w:name="_Toc439158238"/>
      <w:bookmarkStart w:id="408" w:name="_Toc439922477"/>
      <w:bookmarkStart w:id="409" w:name="_Toc439923947"/>
      <w:bookmarkStart w:id="410" w:name="_Toc439924016"/>
      <w:bookmarkStart w:id="411" w:name="_Toc439152900"/>
      <w:bookmarkStart w:id="412" w:name="_Toc439155296"/>
      <w:bookmarkStart w:id="413" w:name="_Toc439155658"/>
      <w:bookmarkStart w:id="414" w:name="_Toc439155738"/>
      <w:bookmarkStart w:id="415" w:name="_Toc439156647"/>
      <w:bookmarkStart w:id="416" w:name="_Toc439157813"/>
      <w:bookmarkStart w:id="417" w:name="_Toc439158057"/>
      <w:bookmarkStart w:id="418" w:name="_Toc439158239"/>
      <w:bookmarkStart w:id="419" w:name="_Toc439922478"/>
      <w:bookmarkStart w:id="420" w:name="_Toc439923948"/>
      <w:bookmarkStart w:id="421" w:name="_Toc439924017"/>
      <w:bookmarkStart w:id="422" w:name="_Toc495298942"/>
      <w:bookmarkStart w:id="423" w:name="_Toc511732243"/>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r>
        <w:t>Resetting a Password</w:t>
      </w:r>
      <w:bookmarkEnd w:id="422"/>
      <w:bookmarkEnd w:id="423"/>
    </w:p>
    <w:p w:rsidR="00CA2EC7" w:rsidRDefault="00BF4F3D">
      <w:pPr>
        <w:spacing w:after="240"/>
      </w:pPr>
      <w:r>
        <w:t xml:space="preserve">If a user forgets a password or an account is locked, the user can reset the password using the password reset page shown in </w:t>
      </w:r>
      <w:fldSimple w:instr=" REF _Ref493760084 ">
        <w:r w:rsidR="002C6EB8">
          <w:t xml:space="preserve">Figure </w:t>
        </w:r>
        <w:r w:rsidR="002C6EB8">
          <w:rPr>
            <w:noProof/>
          </w:rPr>
          <w:t>3</w:t>
        </w:r>
      </w:fldSimple>
      <w:r>
        <w:t>. This page is accessed from the “forgot password?” link on the login page (</w:t>
      </w:r>
      <w:r>
        <w:fldChar w:fldCharType="begin"/>
      </w:r>
      <w:r>
        <w:instrText xml:space="preserve"> REF _Ref459207064</w:instrText>
      </w:r>
      <w:r>
        <w:fldChar w:fldCharType="separate"/>
      </w:r>
      <w:r w:rsidR="002C6EB8">
        <w:t xml:space="preserve">Figure </w:t>
      </w:r>
      <w:r w:rsidR="002C6EB8">
        <w:rPr>
          <w:noProof/>
        </w:rPr>
        <w:t>1</w:t>
      </w:r>
      <w:r>
        <w:fldChar w:fldCharType="end"/>
      </w:r>
      <w:r>
        <w:t>). On the password reset page, the user provides the email address associated with the account and then presses the “Send” button. This action sends an email to the registered email address for the account to facilitate resetting the user’s account password.</w:t>
      </w:r>
    </w:p>
    <w:p w:rsidR="00CA2EC7" w:rsidRDefault="00BF4F3D">
      <w:pPr>
        <w:pStyle w:val="Figure"/>
        <w:rPr>
          <w:b w:val="0"/>
        </w:rPr>
      </w:pPr>
      <w:r>
        <w:rPr>
          <w:noProof/>
        </w:rPr>
        <w:drawing>
          <wp:inline distT="0" distB="0" distL="0" distR="0">
            <wp:extent cx="2902329" cy="2852928"/>
            <wp:effectExtent l="25400" t="25400" r="19050" b="17780"/>
            <wp:docPr id="11" name="Picture 11"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rsidR="00CA2EC7" w:rsidRDefault="00BF4F3D">
      <w:pPr>
        <w:pStyle w:val="FigureCaption"/>
      </w:pPr>
      <w:bookmarkStart w:id="424" w:name="_Ref493760084"/>
      <w:bookmarkStart w:id="425" w:name="_Toc511732272"/>
      <w:r>
        <w:t xml:space="preserve">Figure </w:t>
      </w:r>
      <w:fldSimple w:instr=" SEQ Figure \* ARABIC ">
        <w:r w:rsidR="002C6EB8">
          <w:rPr>
            <w:noProof/>
          </w:rPr>
          <w:t>3</w:t>
        </w:r>
      </w:fldSimple>
      <w:bookmarkEnd w:id="424"/>
      <w:r>
        <w:t xml:space="preserve">. </w:t>
      </w:r>
      <w:bookmarkStart w:id="426" w:name="_Toc439154842"/>
      <w:r>
        <w:t>Password Reset Page</w:t>
      </w:r>
      <w:bookmarkEnd w:id="425"/>
      <w:bookmarkEnd w:id="426"/>
    </w:p>
    <w:p w:rsidR="00CA2EC7" w:rsidRDefault="00BF4F3D">
      <w:pPr>
        <w:pStyle w:val="Heading2"/>
      </w:pPr>
      <w:bookmarkStart w:id="427" w:name="_Toc439152902"/>
      <w:bookmarkStart w:id="428" w:name="_Toc439155298"/>
      <w:bookmarkStart w:id="429" w:name="_Toc439155660"/>
      <w:bookmarkStart w:id="430" w:name="_Toc439155740"/>
      <w:bookmarkStart w:id="431" w:name="_Toc439156649"/>
      <w:bookmarkStart w:id="432" w:name="_Toc439157815"/>
      <w:bookmarkStart w:id="433" w:name="_Toc439158059"/>
      <w:bookmarkStart w:id="434" w:name="_Toc439158241"/>
      <w:bookmarkStart w:id="435" w:name="_Toc439922480"/>
      <w:bookmarkStart w:id="436" w:name="_Toc439923950"/>
      <w:bookmarkStart w:id="437" w:name="_Toc439924019"/>
      <w:bookmarkStart w:id="438" w:name="_Toc495298943"/>
      <w:bookmarkStart w:id="439" w:name="_Toc511732244"/>
      <w:bookmarkEnd w:id="427"/>
      <w:bookmarkEnd w:id="428"/>
      <w:bookmarkEnd w:id="429"/>
      <w:bookmarkEnd w:id="430"/>
      <w:bookmarkEnd w:id="431"/>
      <w:bookmarkEnd w:id="432"/>
      <w:bookmarkEnd w:id="433"/>
      <w:bookmarkEnd w:id="434"/>
      <w:bookmarkEnd w:id="435"/>
      <w:bookmarkEnd w:id="436"/>
      <w:bookmarkEnd w:id="437"/>
      <w:r>
        <w:lastRenderedPageBreak/>
        <w:t>Account Management</w:t>
      </w:r>
      <w:bookmarkEnd w:id="438"/>
      <w:bookmarkEnd w:id="439"/>
    </w:p>
    <w:p w:rsidR="00CA2EC7" w:rsidRDefault="00BF4F3D">
      <w:pPr>
        <w:spacing w:after="240"/>
      </w:pPr>
      <w:r>
        <w:t xml:space="preserve">After logging into the application, the user can change the information associated with the account by accessing the account management page shown in </w:t>
      </w:r>
      <w:fldSimple w:instr=" REF _Ref493760212 ">
        <w:r w:rsidR="002C6EB8">
          <w:t xml:space="preserve">Figure </w:t>
        </w:r>
        <w:r w:rsidR="002C6EB8">
          <w:rPr>
            <w:noProof/>
          </w:rPr>
          <w:t>4</w:t>
        </w:r>
      </w:fldSimple>
      <w:r>
        <w:t xml:space="preserve">. The account management page can be opened by clicking the “Account” link in the application header shown at the top of </w:t>
      </w:r>
      <w:fldSimple w:instr=" REF _Ref493760212 ">
        <w:r w:rsidR="002C6EB8">
          <w:t xml:space="preserve">Figure </w:t>
        </w:r>
        <w:r w:rsidR="002C6EB8">
          <w:rPr>
            <w:noProof/>
          </w:rPr>
          <w:t>4</w:t>
        </w:r>
      </w:fldSimple>
      <w:r>
        <w:t>. From this page, users can change the information provided during the registration process and select a new password for their account.</w:t>
      </w:r>
    </w:p>
    <w:p w:rsidR="00CA2EC7" w:rsidRDefault="00BF4F3D">
      <w:pPr>
        <w:pStyle w:val="Figure"/>
        <w:rPr>
          <w:b w:val="0"/>
        </w:rPr>
      </w:pPr>
      <w:r>
        <w:rPr>
          <w:noProof/>
        </w:rPr>
        <w:drawing>
          <wp:inline distT="0" distB="0" distL="0" distR="0">
            <wp:extent cx="4406265" cy="2131578"/>
            <wp:effectExtent l="19050" t="19050" r="13335" b="21590"/>
            <wp:docPr id="25" name="Picture 25"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36754" cy="2146328"/>
                    </a:xfrm>
                    <a:prstGeom prst="rect">
                      <a:avLst/>
                    </a:prstGeom>
                    <a:ln>
                      <a:solidFill>
                        <a:schemeClr val="tx1"/>
                      </a:solidFill>
                    </a:ln>
                  </pic:spPr>
                </pic:pic>
              </a:graphicData>
            </a:graphic>
          </wp:inline>
        </w:drawing>
      </w:r>
    </w:p>
    <w:p w:rsidR="00CA2EC7" w:rsidRDefault="00BF4F3D">
      <w:pPr>
        <w:pStyle w:val="FigureCaption"/>
      </w:pPr>
      <w:bookmarkStart w:id="440" w:name="_Ref493760212"/>
      <w:bookmarkStart w:id="441" w:name="_Toc511732273"/>
      <w:r>
        <w:t xml:space="preserve">Figure </w:t>
      </w:r>
      <w:fldSimple w:instr=" SEQ Figure \* ARABIC ">
        <w:r w:rsidR="002C6EB8">
          <w:rPr>
            <w:noProof/>
          </w:rPr>
          <w:t>4</w:t>
        </w:r>
      </w:fldSimple>
      <w:bookmarkEnd w:id="440"/>
      <w:r>
        <w:rPr>
          <w:noProof/>
        </w:rPr>
        <w:t>.</w:t>
      </w:r>
      <w:r>
        <w:t xml:space="preserve"> Account Management Page</w:t>
      </w:r>
      <w:bookmarkEnd w:id="441"/>
    </w:p>
    <w:p w:rsidR="00CA2EC7" w:rsidRDefault="00CA2EC7">
      <w:pPr>
        <w:sectPr w:rsidR="00CA2EC7">
          <w:headerReference w:type="first" r:id="rId28"/>
          <w:footerReference w:type="first" r:id="rId29"/>
          <w:pgSz w:w="12240" w:h="15840" w:code="1"/>
          <w:pgMar w:top="1440" w:right="1440" w:bottom="1440" w:left="1440" w:header="504" w:footer="504" w:gutter="0"/>
          <w:cols w:space="720"/>
          <w:titlePg/>
          <w:docGrid w:linePitch="360"/>
        </w:sectPr>
      </w:pPr>
    </w:p>
    <w:p w:rsidR="00CA2EC7" w:rsidRDefault="00BF4F3D">
      <w:pPr>
        <w:pStyle w:val="Heading1"/>
      </w:pPr>
      <w:bookmarkStart w:id="442" w:name="_Toc495298944"/>
      <w:bookmarkStart w:id="443" w:name="_Toc511732245"/>
      <w:r>
        <w:lastRenderedPageBreak/>
        <w:t>Measure Dashboard</w:t>
      </w:r>
      <w:bookmarkEnd w:id="442"/>
      <w:bookmarkEnd w:id="443"/>
    </w:p>
    <w:p w:rsidR="00CA2EC7" w:rsidRDefault="00BF4F3D">
      <w:pPr>
        <w:pStyle w:val="Heading2"/>
      </w:pPr>
      <w:bookmarkStart w:id="444" w:name="_Toc495298945"/>
      <w:bookmarkStart w:id="445" w:name="_Toc511732246"/>
      <w:r>
        <w:t>Overview</w:t>
      </w:r>
      <w:bookmarkEnd w:id="444"/>
      <w:bookmarkEnd w:id="445"/>
    </w:p>
    <w:p w:rsidR="00CA2EC7" w:rsidRDefault="00BF4F3D">
      <w:pPr>
        <w:spacing w:after="240"/>
      </w:pPr>
      <w:r>
        <w:t xml:space="preserve">The Measure Dashboard page, as shown in </w:t>
      </w:r>
      <w:fldSimple w:instr=" REF _Ref498449184 ">
        <w:r w:rsidR="002C6EB8">
          <w:t xml:space="preserve">Figure </w:t>
        </w:r>
        <w:r w:rsidR="002C6EB8">
          <w:rPr>
            <w:noProof/>
          </w:rPr>
          <w:t>5</w:t>
        </w:r>
      </w:fldSimple>
      <w:r>
        <w:t>, is the initial page presented to users when they log into the application. The Measure Dashboard shows the calculation status of each measure loaded into the system. The calculation status shows how many patient records have been built for the measure, whether the measure is currently passing or failing, and how many patients are passing or failing for each measure.</w:t>
      </w:r>
    </w:p>
    <w:p w:rsidR="00CA2EC7" w:rsidRDefault="00BF4F3D">
      <w:pPr>
        <w:pStyle w:val="Figure"/>
      </w:pPr>
      <w:r>
        <w:rPr>
          <w:noProof/>
        </w:rPr>
        <w:drawing>
          <wp:inline distT="0" distB="0" distL="0" distR="0">
            <wp:extent cx="5577840" cy="3566160"/>
            <wp:effectExtent l="19050" t="19050" r="22860" b="15240"/>
            <wp:docPr id="10" name="Picture 10" descr="Figure 5 presents the Measure Dashboard View as described in the text immediately after the figure." title="Figure 5: Measure Dashboar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7840" cy="3566160"/>
                    </a:xfrm>
                    <a:prstGeom prst="rect">
                      <a:avLst/>
                    </a:prstGeom>
                    <a:ln>
                      <a:solidFill>
                        <a:schemeClr val="tx1"/>
                      </a:solidFill>
                    </a:ln>
                  </pic:spPr>
                </pic:pic>
              </a:graphicData>
            </a:graphic>
          </wp:inline>
        </w:drawing>
      </w:r>
      <w:bookmarkStart w:id="446" w:name="_Ref467148223"/>
    </w:p>
    <w:p w:rsidR="00CA2EC7" w:rsidRDefault="00BF4F3D">
      <w:pPr>
        <w:pStyle w:val="FigureCaption"/>
      </w:pPr>
      <w:bookmarkStart w:id="447" w:name="_Ref498449184"/>
      <w:bookmarkStart w:id="448" w:name="_Toc511732274"/>
      <w:r>
        <w:t xml:space="preserve">Figure </w:t>
      </w:r>
      <w:fldSimple w:instr=" SEQ Figure \* ARABIC ">
        <w:r w:rsidR="002C6EB8">
          <w:rPr>
            <w:noProof/>
          </w:rPr>
          <w:t>5</w:t>
        </w:r>
      </w:fldSimple>
      <w:bookmarkEnd w:id="446"/>
      <w:bookmarkEnd w:id="447"/>
      <w:r>
        <w:t>. Measure Dashboard View</w:t>
      </w:r>
      <w:bookmarkEnd w:id="448"/>
    </w:p>
    <w:p w:rsidR="00CA2EC7" w:rsidRDefault="00BF4F3D">
      <w:r>
        <w:t xml:space="preserve">The Measure Dashboard View employs the following user interface (UI) elements (indicated by their item numbers in </w:t>
      </w:r>
      <w:fldSimple w:instr=" REF _Ref498449184 ">
        <w:r w:rsidR="002C6EB8">
          <w:t xml:space="preserve">Figure </w:t>
        </w:r>
        <w:r w:rsidR="002C6EB8">
          <w:rPr>
            <w:noProof/>
          </w:rPr>
          <w:t>5</w:t>
        </w:r>
      </w:fldSimple>
      <w:r>
        <w:t>):</w:t>
      </w:r>
    </w:p>
    <w:p w:rsidR="00CA2EC7" w:rsidRDefault="00BF4F3D">
      <w:pPr>
        <w:pStyle w:val="NumberedList"/>
        <w:numPr>
          <w:ilvl w:val="0"/>
          <w:numId w:val="39"/>
        </w:numPr>
      </w:pPr>
      <w:r>
        <w:t>Header – Allows the user to navigate to different parts of the application, access account information, send a support email (Contact), and log out of the application.</w:t>
      </w:r>
    </w:p>
    <w:p w:rsidR="00CA2EC7" w:rsidRDefault="00BF4F3D">
      <w:pPr>
        <w:pStyle w:val="NumberedList"/>
        <w:numPr>
          <w:ilvl w:val="0"/>
          <w:numId w:val="39"/>
        </w:numPr>
      </w:pPr>
      <w:r>
        <w:t>Measure Period Date – Displays the measurement period used for calculating measures.</w:t>
      </w:r>
    </w:p>
    <w:p w:rsidR="00CA2EC7" w:rsidRDefault="00BF4F3D">
      <w:pPr>
        <w:pStyle w:val="NumberedList"/>
        <w:numPr>
          <w:ilvl w:val="0"/>
          <w:numId w:val="39"/>
        </w:numPr>
      </w:pPr>
      <w:r>
        <w:t>Upload Button – Allows the user to upload a new measure.</w:t>
      </w:r>
    </w:p>
    <w:p w:rsidR="00CA2EC7" w:rsidRDefault="00BF4F3D">
      <w:pPr>
        <w:pStyle w:val="NumberedList"/>
        <w:numPr>
          <w:ilvl w:val="0"/>
          <w:numId w:val="39"/>
        </w:numPr>
      </w:pPr>
      <w:r>
        <w:t>Expected Column – Displays the percentage of passing patients for the measure.</w:t>
      </w:r>
    </w:p>
    <w:p w:rsidR="00CA2EC7" w:rsidRDefault="00BF4F3D">
      <w:pPr>
        <w:pStyle w:val="NumberedList"/>
        <w:numPr>
          <w:ilvl w:val="0"/>
          <w:numId w:val="39"/>
        </w:numPr>
      </w:pPr>
      <w:r>
        <w:t>Status Column – Displays the status of the measure (New, Pass, Fail).</w:t>
      </w:r>
    </w:p>
    <w:p w:rsidR="00CA2EC7" w:rsidRDefault="00BF4F3D">
      <w:pPr>
        <w:pStyle w:val="NumberedList"/>
        <w:numPr>
          <w:ilvl w:val="0"/>
          <w:numId w:val="39"/>
        </w:numPr>
      </w:pPr>
      <w:r>
        <w:t>Test Patient Column – Displays the number of patients passing out of the total number of patients.</w:t>
      </w:r>
    </w:p>
    <w:p w:rsidR="00CA2EC7" w:rsidRDefault="00BF4F3D">
      <w:pPr>
        <w:pStyle w:val="NumberedList"/>
        <w:numPr>
          <w:ilvl w:val="0"/>
          <w:numId w:val="39"/>
        </w:numPr>
      </w:pPr>
      <w:r>
        <w:lastRenderedPageBreak/>
        <w:t>Measure Title – Displays the title for the measure and allows navigation to the measure view.</w:t>
      </w:r>
    </w:p>
    <w:p w:rsidR="00CA2EC7" w:rsidRDefault="00BF4F3D">
      <w:pPr>
        <w:pStyle w:val="NumberedList"/>
        <w:numPr>
          <w:ilvl w:val="0"/>
          <w:numId w:val="39"/>
        </w:numPr>
      </w:pPr>
      <w:r>
        <w:t>Subpopulation and stratification titles – Displays the titles for subpopulations or stratifications of a measure.</w:t>
      </w:r>
    </w:p>
    <w:p w:rsidR="00CA2EC7" w:rsidRDefault="00BF4F3D">
      <w:pPr>
        <w:pStyle w:val="NumberedList"/>
        <w:numPr>
          <w:ilvl w:val="0"/>
          <w:numId w:val="39"/>
        </w:numPr>
      </w:pPr>
      <w:r>
        <w:t>Edit Title Button – Allows the user to rename a subpopulation or stratification.</w:t>
      </w:r>
    </w:p>
    <w:p w:rsidR="00CA2EC7" w:rsidRDefault="00BF4F3D">
      <w:pPr>
        <w:pStyle w:val="NumberedList"/>
        <w:numPr>
          <w:ilvl w:val="0"/>
          <w:numId w:val="39"/>
        </w:numPr>
      </w:pPr>
      <w:r>
        <w:t>Update Button – Allows the user to update a previously loaded measure.</w:t>
      </w:r>
    </w:p>
    <w:p w:rsidR="00CA2EC7" w:rsidRDefault="00BF4F3D">
      <w:pPr>
        <w:pStyle w:val="NumberedListLast"/>
        <w:numPr>
          <w:ilvl w:val="0"/>
          <w:numId w:val="39"/>
        </w:numPr>
      </w:pPr>
      <w:r>
        <w:t>Add Patient Button – Allows the user to start building a new patient for a measure.</w:t>
      </w:r>
    </w:p>
    <w:p w:rsidR="00CA2EC7" w:rsidRDefault="00BF4F3D">
      <w:pPr>
        <w:pStyle w:val="Heading2"/>
      </w:pPr>
      <w:bookmarkStart w:id="449" w:name="_Toc439155302"/>
      <w:bookmarkStart w:id="450" w:name="_Toc439155664"/>
      <w:bookmarkStart w:id="451" w:name="_Toc439155744"/>
      <w:bookmarkStart w:id="452" w:name="_Toc439156653"/>
      <w:bookmarkStart w:id="453" w:name="_Toc439157819"/>
      <w:bookmarkStart w:id="454" w:name="_Toc439158063"/>
      <w:bookmarkStart w:id="455" w:name="_Toc439158245"/>
      <w:bookmarkStart w:id="456" w:name="_Toc439922484"/>
      <w:bookmarkStart w:id="457" w:name="_Toc439923954"/>
      <w:bookmarkStart w:id="458" w:name="_Toc439924023"/>
      <w:bookmarkStart w:id="459" w:name="_Toc495298946"/>
      <w:bookmarkStart w:id="460" w:name="_Toc511732247"/>
      <w:bookmarkEnd w:id="449"/>
      <w:bookmarkEnd w:id="450"/>
      <w:bookmarkEnd w:id="451"/>
      <w:bookmarkEnd w:id="452"/>
      <w:bookmarkEnd w:id="453"/>
      <w:bookmarkEnd w:id="454"/>
      <w:bookmarkEnd w:id="455"/>
      <w:bookmarkEnd w:id="456"/>
      <w:bookmarkEnd w:id="457"/>
      <w:bookmarkEnd w:id="458"/>
      <w:r>
        <w:t>Loading a New Measure</w:t>
      </w:r>
      <w:bookmarkEnd w:id="459"/>
      <w:bookmarkEnd w:id="460"/>
    </w:p>
    <w:p w:rsidR="00CA2EC7" w:rsidRDefault="00BF4F3D">
      <w:r>
        <w:t xml:space="preserve">When users log into the system for the first time, no measures will be associated with the account. The user’s first step is to load a measure into the account to begin testing the measure with the Bonnie application. The New Measure dialog, as shown in </w:t>
      </w:r>
      <w:fldSimple w:instr=" REF _Ref493779228 ">
        <w:ins w:id="461" w:author="Lizzie Charbonneau" w:date="2018-04-17T12:41:00Z">
          <w:r w:rsidR="002C6EB8" w:rsidRPr="00BF4F3D">
            <w:rPr>
              <w:highlight w:val="yellow"/>
              <w:rPrChange w:id="462" w:author="Lizzie Charbonneau" w:date="2018-04-17T09:05:00Z">
                <w:rPr/>
              </w:rPrChange>
            </w:rPr>
            <w:t xml:space="preserve">Figure </w:t>
          </w:r>
          <w:r w:rsidR="002C6EB8">
            <w:rPr>
              <w:noProof/>
              <w:highlight w:val="yellow"/>
            </w:rPr>
            <w:t>6</w:t>
          </w:r>
        </w:ins>
        <w:del w:id="463" w:author="Lizzie Charbonneau" w:date="2018-04-17T12:41:00Z">
          <w:r w:rsidDel="002C6EB8">
            <w:delText xml:space="preserve">Figure </w:delText>
          </w:r>
          <w:r w:rsidDel="002C6EB8">
            <w:rPr>
              <w:noProof/>
            </w:rPr>
            <w:delText>6</w:delText>
          </w:r>
        </w:del>
      </w:fldSimple>
      <w:r>
        <w:t>, prompts the user to upload a measure.</w:t>
      </w:r>
    </w:p>
    <w:p w:rsidR="00CA2EC7" w:rsidRDefault="00BF4F3D">
      <w:r>
        <w:t>The user may either upload a measure now or close this display and upload a measure later. After one or more measures have been uploaded, this page displays the current set of measures loaded into the system along with the subpopulations and stratifications associated with the measures. The Measure Dashboard allows users to navigate to the details of individual measures, upload a new measure, or update the definition of an existing measure.</w:t>
      </w:r>
      <w:ins w:id="464" w:author="Lizzie Charbonneau" w:date="2018-04-17T12:31:00Z">
        <w:r w:rsidR="00DD30A7">
          <w:t xml:space="preserve"> Upload a new measure by clicking the “Upload” button (item </w:t>
        </w:r>
        <w:r w:rsidR="00DD30A7">
          <w:rPr>
            <w:rStyle w:val="numberreference"/>
            <w:rFonts w:ascii="Times New Roman" w:hAnsi="Times New Roman"/>
            <w:b w:val="0"/>
            <w:color w:val="auto"/>
          </w:rPr>
          <w:t xml:space="preserve">#3 in </w:t>
        </w:r>
        <w:r w:rsidR="00DD30A7">
          <w:rPr>
            <w:rStyle w:val="numberreference"/>
            <w:rFonts w:ascii="Times New Roman" w:hAnsi="Times New Roman"/>
            <w:b w:val="0"/>
            <w:color w:val="auto"/>
          </w:rPr>
          <w:fldChar w:fldCharType="begin"/>
        </w:r>
        <w:r w:rsidR="00DD30A7">
          <w:rPr>
            <w:rStyle w:val="numberreference"/>
            <w:rFonts w:ascii="Times New Roman" w:hAnsi="Times New Roman"/>
            <w:b w:val="0"/>
            <w:color w:val="auto"/>
          </w:rPr>
          <w:instrText xml:space="preserve"> REF _Ref498449184 </w:instrText>
        </w:r>
        <w:r w:rsidR="00DD30A7">
          <w:rPr>
            <w:rStyle w:val="numberreference"/>
            <w:rFonts w:ascii="Times New Roman" w:hAnsi="Times New Roman"/>
            <w:b w:val="0"/>
            <w:color w:val="auto"/>
          </w:rPr>
          <w:fldChar w:fldCharType="separate"/>
        </w:r>
      </w:ins>
      <w:ins w:id="465" w:author="Lizzie Charbonneau" w:date="2018-04-17T12:41:00Z">
        <w:r w:rsidR="002C6EB8">
          <w:t xml:space="preserve">Figure </w:t>
        </w:r>
        <w:r w:rsidR="002C6EB8">
          <w:rPr>
            <w:noProof/>
          </w:rPr>
          <w:t>5</w:t>
        </w:r>
      </w:ins>
      <w:ins w:id="466" w:author="Lizzie Charbonneau" w:date="2018-04-17T12:31:00Z">
        <w:r w:rsidR="00DD30A7">
          <w:rPr>
            <w:rStyle w:val="numberreference"/>
            <w:rFonts w:ascii="Times New Roman" w:hAnsi="Times New Roman"/>
            <w:b w:val="0"/>
            <w:color w:val="auto"/>
          </w:rPr>
          <w:fldChar w:fldCharType="end"/>
        </w:r>
        <w:r w:rsidR="00DD30A7">
          <w:t xml:space="preserve">) on the Measure Dashboard, which opens the New Measure Dialog shown in </w:t>
        </w:r>
        <w:r w:rsidR="00DD30A7">
          <w:fldChar w:fldCharType="begin"/>
        </w:r>
        <w:r w:rsidR="00DD30A7">
          <w:instrText xml:space="preserve"> REF _Ref493779228 </w:instrText>
        </w:r>
        <w:r w:rsidR="00DD30A7">
          <w:fldChar w:fldCharType="separate"/>
        </w:r>
      </w:ins>
      <w:ins w:id="467" w:author="Lizzie Charbonneau" w:date="2018-04-17T12:41:00Z">
        <w:r w:rsidR="002C6EB8" w:rsidRPr="00BF4F3D">
          <w:rPr>
            <w:highlight w:val="yellow"/>
            <w:rPrChange w:id="468" w:author="Lizzie Charbonneau" w:date="2018-04-17T09:05:00Z">
              <w:rPr/>
            </w:rPrChange>
          </w:rPr>
          <w:t xml:space="preserve">Figure </w:t>
        </w:r>
        <w:r w:rsidR="002C6EB8">
          <w:rPr>
            <w:noProof/>
            <w:highlight w:val="yellow"/>
          </w:rPr>
          <w:t>6</w:t>
        </w:r>
      </w:ins>
      <w:ins w:id="469" w:author="Lizzie Charbonneau" w:date="2018-04-17T12:31:00Z">
        <w:r w:rsidR="00DD30A7">
          <w:rPr>
            <w:noProof/>
          </w:rPr>
          <w:fldChar w:fldCharType="end"/>
        </w:r>
        <w:r w:rsidR="00DD30A7">
          <w:t>.</w:t>
        </w:r>
      </w:ins>
    </w:p>
    <w:p w:rsidR="00CA2EC7" w:rsidDel="00DD30A7" w:rsidRDefault="00BF4F3D">
      <w:pPr>
        <w:spacing w:after="240"/>
        <w:rPr>
          <w:moveFrom w:id="470" w:author="Lizzie Charbonneau" w:date="2018-04-17T12:32:00Z"/>
        </w:rPr>
      </w:pPr>
      <w:moveFromRangeStart w:id="471" w:author="Lizzie Charbonneau" w:date="2018-04-17T12:32:00Z" w:name="move511731664"/>
      <w:moveFrom w:id="472" w:author="Lizzie Charbonneau" w:date="2018-04-17T12:32:00Z">
        <w:r w:rsidDel="00DD30A7">
          <w:t>The steps for loading a new measure into Bonnie are as follows:</w:t>
        </w:r>
      </w:moveFrom>
    </w:p>
    <w:p w:rsidR="00CA2EC7" w:rsidDel="00DD30A7" w:rsidRDefault="00BF4F3D">
      <w:pPr>
        <w:pStyle w:val="NumberedList"/>
        <w:rPr>
          <w:moveFrom w:id="473" w:author="Lizzie Charbonneau" w:date="2018-04-17T12:32:00Z"/>
        </w:rPr>
      </w:pPr>
      <w:moveFrom w:id="474" w:author="Lizzie Charbonneau" w:date="2018-04-17T12:32:00Z">
        <w:r w:rsidDel="00DD30A7">
          <w:t xml:space="preserve">Click the “Upload” button (item </w:t>
        </w:r>
        <w:r w:rsidDel="00DD30A7">
          <w:rPr>
            <w:rStyle w:val="numberreference"/>
            <w:rFonts w:ascii="Times New Roman" w:hAnsi="Times New Roman"/>
            <w:b w:val="0"/>
            <w:color w:val="auto"/>
          </w:rPr>
          <w:t xml:space="preserve">#3 in </w:t>
        </w:r>
        <w:r w:rsidDel="00DD30A7">
          <w:rPr>
            <w:rStyle w:val="numberreference"/>
            <w:rFonts w:ascii="Times New Roman" w:hAnsi="Times New Roman"/>
            <w:b w:val="0"/>
            <w:color w:val="auto"/>
          </w:rPr>
          <w:fldChar w:fldCharType="begin"/>
        </w:r>
        <w:r w:rsidDel="00DD30A7">
          <w:rPr>
            <w:rStyle w:val="numberreference"/>
            <w:rFonts w:ascii="Times New Roman" w:hAnsi="Times New Roman"/>
            <w:b w:val="0"/>
            <w:color w:val="auto"/>
          </w:rPr>
          <w:instrText xml:space="preserve"> REF _Ref498449184 </w:instrText>
        </w:r>
        <w:r w:rsidDel="00DD30A7">
          <w:rPr>
            <w:rStyle w:val="numberreference"/>
            <w:rFonts w:ascii="Times New Roman" w:hAnsi="Times New Roman"/>
            <w:b w:val="0"/>
            <w:color w:val="auto"/>
          </w:rPr>
          <w:fldChar w:fldCharType="separate"/>
        </w:r>
        <w:r w:rsidDel="00DD30A7">
          <w:t xml:space="preserve">Figure </w:t>
        </w:r>
        <w:r w:rsidDel="00DD30A7">
          <w:rPr>
            <w:noProof/>
          </w:rPr>
          <w:t>5</w:t>
        </w:r>
        <w:r w:rsidDel="00DD30A7">
          <w:rPr>
            <w:rStyle w:val="numberreference"/>
            <w:rFonts w:ascii="Times New Roman" w:hAnsi="Times New Roman"/>
            <w:b w:val="0"/>
            <w:color w:val="auto"/>
          </w:rPr>
          <w:fldChar w:fldCharType="end"/>
        </w:r>
        <w:r w:rsidDel="00DD30A7">
          <w:t xml:space="preserve">) on the Measure Dashboard, which opens the New Measure Dialog shown in </w:t>
        </w:r>
        <w:r w:rsidDel="00DD30A7">
          <w:fldChar w:fldCharType="begin"/>
        </w:r>
        <w:r w:rsidDel="00DD30A7">
          <w:instrText xml:space="preserve"> REF _Ref493779228 </w:instrText>
        </w:r>
        <w:r w:rsidDel="00DD30A7">
          <w:fldChar w:fldCharType="separate"/>
        </w:r>
        <w:r w:rsidDel="00DD30A7">
          <w:t xml:space="preserve">Figure </w:t>
        </w:r>
        <w:r w:rsidDel="00DD30A7">
          <w:rPr>
            <w:noProof/>
          </w:rPr>
          <w:t>6</w:t>
        </w:r>
        <w:r w:rsidDel="00DD30A7">
          <w:rPr>
            <w:noProof/>
          </w:rPr>
          <w:fldChar w:fldCharType="end"/>
        </w:r>
        <w:r w:rsidDel="00DD30A7">
          <w:t>.</w:t>
        </w:r>
      </w:moveFrom>
    </w:p>
    <w:p w:rsidR="00CA2EC7" w:rsidDel="00DD30A7" w:rsidRDefault="00BF4F3D">
      <w:pPr>
        <w:pStyle w:val="NumberedList"/>
        <w:rPr>
          <w:moveFrom w:id="475" w:author="Lizzie Charbonneau" w:date="2018-04-17T12:32:00Z"/>
        </w:rPr>
      </w:pPr>
      <w:moveFrom w:id="476" w:author="Lizzie Charbonneau" w:date="2018-04-17T12:32:00Z">
        <w:r w:rsidDel="00DD30A7">
          <w:t>On the New Measure Dialog:</w:t>
        </w:r>
      </w:moveFrom>
    </w:p>
    <w:p w:rsidR="00CA2EC7" w:rsidDel="00DD30A7" w:rsidRDefault="00BF4F3D">
      <w:pPr>
        <w:pStyle w:val="NumberedList"/>
        <w:numPr>
          <w:ilvl w:val="1"/>
          <w:numId w:val="50"/>
        </w:numPr>
        <w:ind w:left="1080"/>
        <w:rPr>
          <w:moveFrom w:id="477" w:author="Lizzie Charbonneau" w:date="2018-04-17T12:32:00Z"/>
        </w:rPr>
      </w:pPr>
      <w:moveFrom w:id="478" w:author="Lizzie Charbonneau" w:date="2018-04-17T12:32:00Z">
        <w:r w:rsidDel="00DD30A7">
          <w:t>Choose a MAT export zip file.</w:t>
        </w:r>
      </w:moveFrom>
    </w:p>
    <w:p w:rsidR="00CA2EC7" w:rsidDel="00DD30A7" w:rsidRDefault="00BF4F3D">
      <w:pPr>
        <w:pStyle w:val="NumberedList"/>
        <w:numPr>
          <w:ilvl w:val="1"/>
          <w:numId w:val="50"/>
        </w:numPr>
        <w:ind w:left="1080"/>
        <w:rPr>
          <w:moveFrom w:id="479" w:author="Lizzie Charbonneau" w:date="2018-04-17T12:32:00Z"/>
        </w:rPr>
      </w:pPr>
      <w:moveFrom w:id="480" w:author="Lizzie Charbonneau" w:date="2018-04-17T12:32:00Z">
        <w:r w:rsidDel="00DD30A7">
          <w:t>Bonnie requires your Value Set Authority Center (VSAC) credentials when you upload a new measure.</w:t>
        </w:r>
      </w:moveFrom>
    </w:p>
    <w:p w:rsidR="00CA2EC7" w:rsidDel="00DD30A7" w:rsidRDefault="00BF4F3D">
      <w:pPr>
        <w:pStyle w:val="NumberedList"/>
        <w:numPr>
          <w:ilvl w:val="0"/>
          <w:numId w:val="0"/>
        </w:numPr>
        <w:ind w:left="1530" w:hanging="450"/>
        <w:rPr>
          <w:moveFrom w:id="481" w:author="Lizzie Charbonneau" w:date="2018-04-17T12:32:00Z"/>
        </w:rPr>
      </w:pPr>
      <w:moveFrom w:id="482" w:author="Lizzie Charbonneau" w:date="2018-04-17T12:32:00Z">
        <w:r w:rsidDel="00DD30A7">
          <w:t>(1)</w:t>
        </w:r>
        <w:r w:rsidDel="00DD30A7">
          <w:tab/>
          <w:t>If you do not already have VSAC credentials, click the link that says, “Register for VSAC”, which will take you to the Unified Medical Language System (UMLS) Terminology Services page to register for a UMLS License. The credentials entered here will serve as your VSAC credentials.</w:t>
        </w:r>
      </w:moveFrom>
    </w:p>
    <w:p w:rsidR="00CA2EC7" w:rsidRPr="00BF4F3D" w:rsidDel="00DD30A7" w:rsidRDefault="00BF4F3D">
      <w:pPr>
        <w:pStyle w:val="NumberedList"/>
        <w:numPr>
          <w:ilvl w:val="1"/>
          <w:numId w:val="50"/>
        </w:numPr>
        <w:ind w:left="1080"/>
        <w:rPr>
          <w:moveFrom w:id="483" w:author="Lizzie Charbonneau" w:date="2018-04-17T12:32:00Z"/>
          <w:highlight w:val="yellow"/>
          <w:rPrChange w:id="484" w:author="Lizzie Charbonneau" w:date="2018-04-17T09:04:00Z">
            <w:rPr>
              <w:moveFrom w:id="485" w:author="Lizzie Charbonneau" w:date="2018-04-17T12:32:00Z"/>
            </w:rPr>
          </w:rPrChange>
        </w:rPr>
      </w:pPr>
      <w:moveFrom w:id="486" w:author="Lizzie Charbonneau" w:date="2018-04-17T12:32:00Z">
        <w:r w:rsidRPr="00BF4F3D" w:rsidDel="00DD30A7">
          <w:rPr>
            <w:highlight w:val="yellow"/>
            <w:rPrChange w:id="487" w:author="Lizzie Charbonneau" w:date="2018-04-17T09:04:00Z">
              <w:rPr/>
            </w:rPrChange>
          </w:rPr>
          <w:t>Specify if the value sets are Draft or Measure Defined. Draft will always get you the latest version of the value sets regardless of what is in the measure.</w:t>
        </w:r>
      </w:moveFrom>
    </w:p>
    <w:p w:rsidR="00CA2EC7" w:rsidDel="00DD30A7" w:rsidRDefault="00BF4F3D">
      <w:pPr>
        <w:pStyle w:val="NumberedList"/>
        <w:numPr>
          <w:ilvl w:val="1"/>
          <w:numId w:val="50"/>
        </w:numPr>
        <w:ind w:left="1080"/>
        <w:rPr>
          <w:moveFrom w:id="488" w:author="Lizzie Charbonneau" w:date="2018-04-17T12:32:00Z"/>
        </w:rPr>
      </w:pPr>
      <w:moveFrom w:id="489" w:author="Lizzie Charbonneau" w:date="2018-04-17T12:32:00Z">
        <w:r w:rsidDel="00DD30A7">
          <w:t>Specify if the measure is eligible professional (EP) or eligible hospital (EH).</w:t>
        </w:r>
      </w:moveFrom>
    </w:p>
    <w:p w:rsidR="00CA2EC7" w:rsidDel="00DD30A7" w:rsidRDefault="00BF4F3D">
      <w:pPr>
        <w:pStyle w:val="NumberedList"/>
        <w:numPr>
          <w:ilvl w:val="1"/>
          <w:numId w:val="50"/>
        </w:numPr>
        <w:ind w:left="1080"/>
        <w:rPr>
          <w:moveFrom w:id="490" w:author="Lizzie Charbonneau" w:date="2018-04-17T12:32:00Z"/>
        </w:rPr>
      </w:pPr>
      <w:moveFrom w:id="491" w:author="Lizzie Charbonneau" w:date="2018-04-17T12:32:00Z">
        <w:r w:rsidDel="00DD30A7">
          <w:t>Specify if the measure is Patient-based or Episode of Care.</w:t>
        </w:r>
      </w:moveFrom>
    </w:p>
    <w:p w:rsidR="00CA2EC7" w:rsidDel="00DD30A7" w:rsidRDefault="00BF4F3D">
      <w:pPr>
        <w:pStyle w:val="NumberedList"/>
        <w:numPr>
          <w:ilvl w:val="1"/>
          <w:numId w:val="50"/>
        </w:numPr>
        <w:spacing w:after="240"/>
        <w:ind w:left="1080"/>
        <w:rPr>
          <w:moveFrom w:id="492" w:author="Lizzie Charbonneau" w:date="2018-04-17T12:32:00Z"/>
        </w:rPr>
      </w:pPr>
      <w:moveFrom w:id="493" w:author="Lizzie Charbonneau" w:date="2018-04-17T12:32:00Z">
        <w:r w:rsidDel="00DD30A7">
          <w:t>Click the “Load” button.</w:t>
        </w:r>
      </w:moveFrom>
    </w:p>
    <w:moveFromRangeEnd w:id="471"/>
    <w:p w:rsidR="00CA2EC7" w:rsidRDefault="00BF4F3D">
      <w:pPr>
        <w:pStyle w:val="Figure"/>
        <w:rPr>
          <w:b w:val="0"/>
        </w:rPr>
      </w:pPr>
      <w:del w:id="494" w:author="Lizzie Charbonneau" w:date="2018-04-17T12:18:00Z">
        <w:r w:rsidRPr="00BF4F3D" w:rsidDel="006B175F">
          <w:rPr>
            <w:noProof/>
            <w:highlight w:val="yellow"/>
            <w:rPrChange w:id="495" w:author="Lizzie Charbonneau" w:date="2018-04-17T09:04:00Z">
              <w:rPr>
                <w:noProof/>
              </w:rPr>
            </w:rPrChange>
          </w:rPr>
          <w:drawing>
            <wp:inline distT="0" distB="0" distL="0" distR="0">
              <wp:extent cx="2532888" cy="2642616"/>
              <wp:effectExtent l="0" t="0" r="1270" b="5715"/>
              <wp:docPr id="6" name="Picture 1" descr="This figure shows the New Measure Dialog. After clicking the &quot;Browse&quot; button and loading an XML file, the New Measure Dialog box changes and has seven lines for entering information.  The first, &quot;Measure Data,&quot; has a &quot;Browse&quot; button. The next line, &quot;VSAC Username,&quot; allows the user to enter their VSAC username. The third line, &quot;VSAC Password,&quot; allows the user to enter their VSAC passord. Following the &quot;VSAC Password field, there is a link to register for VSAC credentials if the user does not already have credentials. The fourth line, &quot;Value Sets,&quot; has the choice between &quot;Draft&quot; and &quot;Measure Defined&quot;. The next line,&quot; Type,&quot; offers the choice between &quot;Eligible Professional&quot; or &quot;Eligible Hospital.&quot; The sixth line, &quot;Calculation,&quot; offers the choice &quot;Patient Based&quot; or &quot;Episode of Care.&quot;  And the last line, &quot;Rebuild Patients&quot;, has &quot;Yes&quot; and &quot;No&quot; buttons.  At the bottom are two buttons, &quot;Close&quot; and &quot;Load.&quot;" title="Figure 6: New Measure Dialog">
                <a:extLst xmlns:a="http://schemas.openxmlformats.org/drawingml/2006/main">
                  <a:ext uri="{FF2B5EF4-FFF2-40B4-BE49-F238E27FC236}">
                    <a16:creationId xmlns:a16="http://schemas.microsoft.com/office/drawing/2014/main" id="{B07E5FA9-38DD-4C1D-AC77-AECC87EEFC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07E5FA9-38DD-4C1D-AC77-AECC87EEFCF7}"/>
                          </a:ext>
                        </a:extLst>
                      </pic:cNvPr>
                      <pic:cNvPicPr>
                        <a:picLocks noChangeAspect="1"/>
                      </pic:cNvPicPr>
                    </pic:nvPicPr>
                    <pic:blipFill>
                      <a:blip r:embed="rId31"/>
                      <a:stretch>
                        <a:fillRect/>
                      </a:stretch>
                    </pic:blipFill>
                    <pic:spPr>
                      <a:xfrm>
                        <a:off x="0" y="0"/>
                        <a:ext cx="2532888" cy="2642616"/>
                      </a:xfrm>
                      <a:prstGeom prst="rect">
                        <a:avLst/>
                      </a:prstGeom>
                    </pic:spPr>
                  </pic:pic>
                </a:graphicData>
              </a:graphic>
            </wp:inline>
          </w:drawing>
        </w:r>
      </w:del>
      <w:ins w:id="496" w:author="Lizzie Charbonneau" w:date="2018-04-17T12:39:00Z">
        <w:r w:rsidR="00DD30A7" w:rsidRPr="00DD30A7">
          <w:rPr>
            <w:noProof/>
          </w:rPr>
          <w:t xml:space="preserve"> </w:t>
        </w:r>
        <w:r w:rsidR="00DD30A7" w:rsidRPr="00DD30A7">
          <w:rPr>
            <w:b w:val="0"/>
          </w:rPr>
          <w:drawing>
            <wp:inline distT="0" distB="0" distL="0" distR="0" wp14:anchorId="36FB32BB" wp14:editId="75F968AB">
              <wp:extent cx="4169121" cy="35446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5272" cy="3549873"/>
                      </a:xfrm>
                      <a:prstGeom prst="rect">
                        <a:avLst/>
                      </a:prstGeom>
                    </pic:spPr>
                  </pic:pic>
                </a:graphicData>
              </a:graphic>
            </wp:inline>
          </w:drawing>
        </w:r>
      </w:ins>
    </w:p>
    <w:p w:rsidR="00CA2EC7" w:rsidRDefault="00BF4F3D">
      <w:pPr>
        <w:pStyle w:val="FigureCaption"/>
        <w:rPr>
          <w:ins w:id="497" w:author="Lizzie Charbonneau" w:date="2018-04-17T12:32:00Z"/>
        </w:rPr>
      </w:pPr>
      <w:bookmarkStart w:id="498" w:name="_Ref493779228"/>
      <w:bookmarkStart w:id="499" w:name="_Ref511731782"/>
      <w:bookmarkStart w:id="500" w:name="_Ref511731784"/>
      <w:bookmarkStart w:id="501" w:name="_Toc511732275"/>
      <w:r w:rsidRPr="00BF4F3D">
        <w:rPr>
          <w:highlight w:val="yellow"/>
          <w:rPrChange w:id="502" w:author="Lizzie Charbonneau" w:date="2018-04-17T09:05:00Z">
            <w:rPr/>
          </w:rPrChange>
        </w:rPr>
        <w:t xml:space="preserve">Figure </w:t>
      </w:r>
      <w:r w:rsidRPr="00BF4F3D">
        <w:rPr>
          <w:highlight w:val="yellow"/>
          <w:rPrChange w:id="503" w:author="Lizzie Charbonneau" w:date="2018-04-17T09:05:00Z">
            <w:rPr/>
          </w:rPrChange>
        </w:rPr>
        <w:fldChar w:fldCharType="begin"/>
      </w:r>
      <w:r w:rsidRPr="00BF4F3D">
        <w:rPr>
          <w:highlight w:val="yellow"/>
          <w:rPrChange w:id="504" w:author="Lizzie Charbonneau" w:date="2018-04-17T09:05:00Z">
            <w:rPr/>
          </w:rPrChange>
        </w:rPr>
        <w:instrText xml:space="preserve"> SEQ Figure \* ARABIC </w:instrText>
      </w:r>
      <w:r w:rsidRPr="00BF4F3D">
        <w:rPr>
          <w:highlight w:val="yellow"/>
          <w:rPrChange w:id="505" w:author="Lizzie Charbonneau" w:date="2018-04-17T09:05:00Z">
            <w:rPr/>
          </w:rPrChange>
        </w:rPr>
        <w:fldChar w:fldCharType="separate"/>
      </w:r>
      <w:ins w:id="506" w:author="Lizzie Charbonneau" w:date="2018-04-17T12:41:00Z">
        <w:r w:rsidR="002C6EB8">
          <w:rPr>
            <w:noProof/>
            <w:highlight w:val="yellow"/>
          </w:rPr>
          <w:t>6</w:t>
        </w:r>
      </w:ins>
      <w:del w:id="507" w:author="Lizzie Charbonneau" w:date="2018-04-17T12:41:00Z">
        <w:r w:rsidRPr="00BF4F3D" w:rsidDel="002C6EB8">
          <w:rPr>
            <w:noProof/>
            <w:highlight w:val="yellow"/>
            <w:rPrChange w:id="508" w:author="Lizzie Charbonneau" w:date="2018-04-17T09:05:00Z">
              <w:rPr>
                <w:noProof/>
              </w:rPr>
            </w:rPrChange>
          </w:rPr>
          <w:delText>6</w:delText>
        </w:r>
      </w:del>
      <w:r w:rsidRPr="00BF4F3D">
        <w:rPr>
          <w:noProof/>
          <w:highlight w:val="yellow"/>
          <w:rPrChange w:id="509" w:author="Lizzie Charbonneau" w:date="2018-04-17T09:05:00Z">
            <w:rPr>
              <w:noProof/>
            </w:rPr>
          </w:rPrChange>
        </w:rPr>
        <w:fldChar w:fldCharType="end"/>
      </w:r>
      <w:bookmarkEnd w:id="498"/>
      <w:r w:rsidRPr="00BF4F3D">
        <w:rPr>
          <w:highlight w:val="yellow"/>
          <w:rPrChange w:id="510" w:author="Lizzie Charbonneau" w:date="2018-04-17T09:05:00Z">
            <w:rPr/>
          </w:rPrChange>
        </w:rPr>
        <w:t>. New Measure Dialog</w:t>
      </w:r>
      <w:bookmarkEnd w:id="499"/>
      <w:bookmarkEnd w:id="500"/>
      <w:bookmarkEnd w:id="501"/>
    </w:p>
    <w:p w:rsidR="00DD30A7" w:rsidRDefault="00DD30A7" w:rsidP="00DD30A7">
      <w:pPr>
        <w:rPr>
          <w:ins w:id="511" w:author="Lizzie Charbonneau" w:date="2018-04-17T12:34:00Z"/>
        </w:rPr>
      </w:pPr>
      <w:ins w:id="512" w:author="Lizzie Charbonneau" w:date="2018-04-17T12:32:00Z">
        <w:r>
          <w:lastRenderedPageBreak/>
          <w:t>To upload a new measure, the user needs to fill out the information requested from the New Measure Dialog. These fields are outlined below</w:t>
        </w:r>
      </w:ins>
      <w:ins w:id="513" w:author="Lizzie Charbonneau" w:date="2018-04-17T12:33:00Z">
        <w:r>
          <w:t xml:space="preserve"> and are indicated by their corresponding item numbers in</w:t>
        </w:r>
      </w:ins>
      <w:ins w:id="514" w:author="Lizzie Charbonneau" w:date="2018-04-17T12:34:00Z">
        <w:r>
          <w:t xml:space="preserve"> </w:t>
        </w:r>
        <w:r>
          <w:fldChar w:fldCharType="begin"/>
        </w:r>
        <w:r>
          <w:instrText xml:space="preserve"> REF _Ref493779228 \h </w:instrText>
        </w:r>
      </w:ins>
      <w:r>
        <w:fldChar w:fldCharType="separate"/>
      </w:r>
      <w:ins w:id="515" w:author="Lizzie Charbonneau" w:date="2018-04-17T12:41:00Z">
        <w:r w:rsidR="002C6EB8" w:rsidRPr="00BF4F3D">
          <w:rPr>
            <w:highlight w:val="yellow"/>
            <w:rPrChange w:id="516" w:author="Lizzie Charbonneau" w:date="2018-04-17T09:05:00Z">
              <w:rPr/>
            </w:rPrChange>
          </w:rPr>
          <w:t xml:space="preserve">Figure </w:t>
        </w:r>
        <w:r w:rsidR="002C6EB8">
          <w:rPr>
            <w:noProof/>
            <w:highlight w:val="yellow"/>
          </w:rPr>
          <w:t>6</w:t>
        </w:r>
      </w:ins>
      <w:ins w:id="517" w:author="Lizzie Charbonneau" w:date="2018-04-17T12:34:00Z">
        <w:r>
          <w:fldChar w:fldCharType="end"/>
        </w:r>
      </w:ins>
      <w:ins w:id="518" w:author="Lizzie Charbonneau" w:date="2018-04-17T12:32:00Z">
        <w:r>
          <w:t>.</w:t>
        </w:r>
      </w:ins>
    </w:p>
    <w:p w:rsidR="00DD30A7" w:rsidRDefault="00DD30A7" w:rsidP="00DD30A7">
      <w:pPr>
        <w:pStyle w:val="ListParagraph"/>
        <w:numPr>
          <w:ilvl w:val="0"/>
          <w:numId w:val="70"/>
        </w:numPr>
        <w:rPr>
          <w:ins w:id="519" w:author="Lizzie Charbonneau" w:date="2018-04-17T12:35:00Z"/>
        </w:rPr>
        <w:pPrChange w:id="520" w:author="Lizzie Charbonneau" w:date="2018-04-17T12:35:00Z">
          <w:pPr/>
        </w:pPrChange>
      </w:pPr>
      <w:ins w:id="521" w:author="Lizzie Charbonneau" w:date="2018-04-17T12:35:00Z">
        <w:r>
          <w:t>Browse – Opens a file browser enabling the user to select a MAT measure package to upload into Bonnie</w:t>
        </w:r>
      </w:ins>
      <w:ins w:id="522" w:author="Lizzie Charbonneau" w:date="2018-04-17T12:36:00Z">
        <w:r>
          <w:t>.</w:t>
        </w:r>
      </w:ins>
    </w:p>
    <w:p w:rsidR="00DD30A7" w:rsidRDefault="00DD30A7" w:rsidP="00DD30A7">
      <w:pPr>
        <w:pStyle w:val="ListParagraph"/>
        <w:numPr>
          <w:ilvl w:val="0"/>
          <w:numId w:val="70"/>
        </w:numPr>
        <w:rPr>
          <w:ins w:id="523" w:author="Lizzie Charbonneau" w:date="2018-04-17T12:36:00Z"/>
        </w:rPr>
        <w:pPrChange w:id="524" w:author="Lizzie Charbonneau" w:date="2018-04-17T12:35:00Z">
          <w:pPr/>
        </w:pPrChange>
      </w:pPr>
      <w:ins w:id="525" w:author="Lizzie Charbonneau" w:date="2018-04-17T12:35:00Z">
        <w:r>
          <w:t xml:space="preserve">VSAC Username and Password </w:t>
        </w:r>
      </w:ins>
      <w:ins w:id="526" w:author="Lizzie Charbonneau" w:date="2018-04-17T12:36:00Z">
        <w:r>
          <w:t>–</w:t>
        </w:r>
      </w:ins>
      <w:ins w:id="527" w:author="Lizzie Charbonneau" w:date="2018-04-17T12:35:00Z">
        <w:r>
          <w:t xml:space="preserve"> Fields </w:t>
        </w:r>
      </w:ins>
      <w:ins w:id="528" w:author="Lizzie Charbonneau" w:date="2018-04-17T12:36:00Z">
        <w:r>
          <w:t>for entering the user’s VSAC credentials to enable Bonnie to load the value sets included within the measure.</w:t>
        </w:r>
      </w:ins>
    </w:p>
    <w:p w:rsidR="00DD30A7" w:rsidRDefault="00DD30A7" w:rsidP="00DD30A7">
      <w:pPr>
        <w:pStyle w:val="ListParagraph"/>
        <w:numPr>
          <w:ilvl w:val="0"/>
          <w:numId w:val="70"/>
        </w:numPr>
        <w:rPr>
          <w:ins w:id="529" w:author="Lizzie Charbonneau" w:date="2018-04-17T12:37:00Z"/>
        </w:rPr>
        <w:pPrChange w:id="530" w:author="Lizzie Charbonneau" w:date="2018-04-17T12:35:00Z">
          <w:pPr/>
        </w:pPrChange>
      </w:pPr>
      <w:ins w:id="531" w:author="Lizzie Charbonneau" w:date="2018-04-17T12:36:00Z">
        <w:r>
          <w:t>Value Set Options – Options to define what value sets should be downloaded from VSAC. More information about these options is included in</w:t>
        </w:r>
      </w:ins>
      <w:ins w:id="532" w:author="Lizzie Charbonneau" w:date="2018-04-17T12:42:00Z">
        <w:r w:rsidR="002C6EB8">
          <w:t xml:space="preserve"> Section</w:t>
        </w:r>
      </w:ins>
      <w:ins w:id="533" w:author="Lizzie Charbonneau" w:date="2018-04-17T12:41:00Z">
        <w:r>
          <w:t xml:space="preserve"> </w:t>
        </w:r>
      </w:ins>
      <w:ins w:id="534" w:author="Lizzie Charbonneau" w:date="2018-04-17T12:42:00Z">
        <w:r w:rsidR="002C6EB8">
          <w:fldChar w:fldCharType="begin"/>
        </w:r>
        <w:r w:rsidR="002C6EB8">
          <w:instrText xml:space="preserve"> REF _Ref511732289 \r \h </w:instrText>
        </w:r>
      </w:ins>
      <w:r w:rsidR="002C6EB8">
        <w:fldChar w:fldCharType="separate"/>
      </w:r>
      <w:ins w:id="535" w:author="Lizzie Charbonneau" w:date="2018-04-17T12:42:00Z">
        <w:r w:rsidR="002C6EB8">
          <w:t>3.2.1</w:t>
        </w:r>
        <w:r w:rsidR="002C6EB8">
          <w:fldChar w:fldCharType="end"/>
        </w:r>
      </w:ins>
      <w:ins w:id="536" w:author="Lizzie Charbonneau" w:date="2018-04-17T12:36:00Z">
        <w:r>
          <w:t>.</w:t>
        </w:r>
      </w:ins>
    </w:p>
    <w:p w:rsidR="00DD30A7" w:rsidRDefault="00DD30A7" w:rsidP="00DD30A7">
      <w:pPr>
        <w:pStyle w:val="ListParagraph"/>
        <w:numPr>
          <w:ilvl w:val="0"/>
          <w:numId w:val="70"/>
        </w:numPr>
        <w:rPr>
          <w:ins w:id="537" w:author="Lizzie Charbonneau" w:date="2018-04-17T12:37:00Z"/>
        </w:rPr>
        <w:pPrChange w:id="538" w:author="Lizzie Charbonneau" w:date="2018-04-17T12:35:00Z">
          <w:pPr/>
        </w:pPrChange>
      </w:pPr>
      <w:ins w:id="539" w:author="Lizzie Charbonneau" w:date="2018-04-17T12:37:00Z">
        <w:r>
          <w:t>Type – Option to define if the measure is an Eligible Professional or Eligible Hospital measure.</w:t>
        </w:r>
      </w:ins>
    </w:p>
    <w:p w:rsidR="00DD30A7" w:rsidRDefault="00DD30A7" w:rsidP="00DD30A7">
      <w:pPr>
        <w:pStyle w:val="ListParagraph"/>
        <w:numPr>
          <w:ilvl w:val="0"/>
          <w:numId w:val="70"/>
        </w:numPr>
        <w:rPr>
          <w:ins w:id="540" w:author="Lizzie Charbonneau" w:date="2018-04-17T12:39:00Z"/>
        </w:rPr>
        <w:pPrChange w:id="541" w:author="Lizzie Charbonneau" w:date="2018-04-17T12:35:00Z">
          <w:pPr/>
        </w:pPrChange>
      </w:pPr>
      <w:ins w:id="542" w:author="Lizzie Charbonneau" w:date="2018-04-17T12:38:00Z">
        <w:r>
          <w:t>Calculation – Option to define if the measure is a Patient based measure or an Episode of Care based measure.</w:t>
        </w:r>
      </w:ins>
    </w:p>
    <w:p w:rsidR="00DD30A7" w:rsidRDefault="00DD30A7" w:rsidP="00DD30A7">
      <w:pPr>
        <w:pStyle w:val="ListParagraph"/>
        <w:numPr>
          <w:ilvl w:val="0"/>
          <w:numId w:val="70"/>
        </w:numPr>
        <w:rPr>
          <w:ins w:id="543" w:author="Lizzie Charbonneau" w:date="2018-04-17T12:40:00Z"/>
        </w:rPr>
        <w:pPrChange w:id="544" w:author="Lizzie Charbonneau" w:date="2018-04-17T12:35:00Z">
          <w:pPr/>
        </w:pPrChange>
      </w:pPr>
      <w:ins w:id="545" w:author="Lizzie Charbonneau" w:date="2018-04-17T12:39:00Z">
        <w:r>
          <w:t xml:space="preserve">Close – Closes the New Measure Dialog without </w:t>
        </w:r>
      </w:ins>
      <w:ins w:id="546" w:author="Lizzie Charbonneau" w:date="2018-04-17T12:40:00Z">
        <w:r>
          <w:t>uploading</w:t>
        </w:r>
      </w:ins>
      <w:ins w:id="547" w:author="Lizzie Charbonneau" w:date="2018-04-17T12:39:00Z">
        <w:r>
          <w:t xml:space="preserve"> </w:t>
        </w:r>
      </w:ins>
      <w:ins w:id="548" w:author="Lizzie Charbonneau" w:date="2018-04-17T12:40:00Z">
        <w:r>
          <w:t>the measure.</w:t>
        </w:r>
      </w:ins>
    </w:p>
    <w:p w:rsidR="00DD30A7" w:rsidRDefault="00DD30A7" w:rsidP="00DD30A7">
      <w:pPr>
        <w:pStyle w:val="ListParagraph"/>
        <w:numPr>
          <w:ilvl w:val="0"/>
          <w:numId w:val="70"/>
        </w:numPr>
        <w:rPr>
          <w:ins w:id="549" w:author="Lizzie Charbonneau" w:date="2018-04-17T12:32:00Z"/>
        </w:rPr>
        <w:pPrChange w:id="550" w:author="Lizzie Charbonneau" w:date="2018-04-17T12:35:00Z">
          <w:pPr/>
        </w:pPrChange>
      </w:pPr>
      <w:ins w:id="551" w:author="Lizzie Charbonneau" w:date="2018-04-17T12:40:00Z">
        <w:r>
          <w:t>Load – Uploads the specified measure using the selected options.</w:t>
        </w:r>
      </w:ins>
    </w:p>
    <w:p w:rsidR="00DD30A7" w:rsidDel="00DD30A7" w:rsidRDefault="00DD30A7" w:rsidP="00DD30A7">
      <w:pPr>
        <w:spacing w:after="240"/>
        <w:rPr>
          <w:del w:id="552" w:author="Lizzie Charbonneau" w:date="2018-04-17T12:32:00Z"/>
          <w:moveTo w:id="553" w:author="Lizzie Charbonneau" w:date="2018-04-17T12:32:00Z"/>
        </w:rPr>
      </w:pPr>
      <w:moveToRangeStart w:id="554" w:author="Lizzie Charbonneau" w:date="2018-04-17T12:32:00Z" w:name="move511731664"/>
      <w:moveTo w:id="555" w:author="Lizzie Charbonneau" w:date="2018-04-17T12:32:00Z">
        <w:del w:id="556" w:author="Lizzie Charbonneau" w:date="2018-04-17T12:32:00Z">
          <w:r w:rsidDel="00DD30A7">
            <w:delText>The steps for loading a new measure into Bonnie are as follows:</w:delText>
          </w:r>
        </w:del>
      </w:moveTo>
    </w:p>
    <w:p w:rsidR="00DD30A7" w:rsidDel="00DD30A7" w:rsidRDefault="00DD30A7" w:rsidP="00DD30A7">
      <w:pPr>
        <w:pStyle w:val="NumberedList"/>
        <w:rPr>
          <w:del w:id="557" w:author="Lizzie Charbonneau" w:date="2018-04-17T12:32:00Z"/>
          <w:moveTo w:id="558" w:author="Lizzie Charbonneau" w:date="2018-04-17T12:32:00Z"/>
        </w:rPr>
      </w:pPr>
      <w:moveTo w:id="559" w:author="Lizzie Charbonneau" w:date="2018-04-17T12:32:00Z">
        <w:del w:id="560" w:author="Lizzie Charbonneau" w:date="2018-04-17T12:32:00Z">
          <w:r w:rsidDel="00DD30A7">
            <w:delText xml:space="preserve">Click the “Upload” button (item </w:delText>
          </w:r>
          <w:r w:rsidDel="00DD30A7">
            <w:rPr>
              <w:rStyle w:val="numberreference"/>
              <w:rFonts w:ascii="Times New Roman" w:hAnsi="Times New Roman"/>
              <w:b w:val="0"/>
              <w:color w:val="auto"/>
            </w:rPr>
            <w:delText xml:space="preserve">#3 in </w:delText>
          </w:r>
          <w:r w:rsidDel="00DD30A7">
            <w:rPr>
              <w:rStyle w:val="numberreference"/>
              <w:rFonts w:ascii="Times New Roman" w:hAnsi="Times New Roman"/>
              <w:b w:val="0"/>
              <w:color w:val="auto"/>
            </w:rPr>
            <w:fldChar w:fldCharType="begin"/>
          </w:r>
          <w:r w:rsidDel="00DD30A7">
            <w:rPr>
              <w:rStyle w:val="numberreference"/>
              <w:rFonts w:ascii="Times New Roman" w:hAnsi="Times New Roman"/>
              <w:b w:val="0"/>
              <w:color w:val="auto"/>
            </w:rPr>
            <w:delInstrText xml:space="preserve"> REF _Ref498449184 </w:delInstrText>
          </w:r>
          <w:r w:rsidDel="00DD30A7">
            <w:rPr>
              <w:rStyle w:val="numberreference"/>
              <w:rFonts w:ascii="Times New Roman" w:hAnsi="Times New Roman"/>
              <w:b w:val="0"/>
              <w:color w:val="auto"/>
            </w:rPr>
            <w:fldChar w:fldCharType="separate"/>
          </w:r>
          <w:r w:rsidDel="00DD30A7">
            <w:delText xml:space="preserve">Figure </w:delText>
          </w:r>
          <w:r w:rsidDel="00DD30A7">
            <w:rPr>
              <w:noProof/>
            </w:rPr>
            <w:delText>5</w:delText>
          </w:r>
          <w:r w:rsidDel="00DD30A7">
            <w:rPr>
              <w:rStyle w:val="numberreference"/>
              <w:rFonts w:ascii="Times New Roman" w:hAnsi="Times New Roman"/>
              <w:b w:val="0"/>
              <w:color w:val="auto"/>
            </w:rPr>
            <w:fldChar w:fldCharType="end"/>
          </w:r>
          <w:r w:rsidDel="00DD30A7">
            <w:delText xml:space="preserve">) on the Measure Dashboard, which opens the New Measure Dialog shown in </w:delText>
          </w:r>
          <w:r w:rsidDel="00DD30A7">
            <w:fldChar w:fldCharType="begin"/>
          </w:r>
          <w:r w:rsidDel="00DD30A7">
            <w:delInstrText xml:space="preserve"> REF _Ref493779228 </w:delInstrText>
          </w:r>
          <w:r w:rsidDel="00DD30A7">
            <w:fldChar w:fldCharType="separate"/>
          </w:r>
          <w:r w:rsidDel="00DD30A7">
            <w:delText xml:space="preserve">Figure </w:delText>
          </w:r>
          <w:r w:rsidDel="00DD30A7">
            <w:rPr>
              <w:noProof/>
            </w:rPr>
            <w:delText>6</w:delText>
          </w:r>
          <w:r w:rsidDel="00DD30A7">
            <w:rPr>
              <w:noProof/>
            </w:rPr>
            <w:fldChar w:fldCharType="end"/>
          </w:r>
          <w:r w:rsidDel="00DD30A7">
            <w:delText>.</w:delText>
          </w:r>
        </w:del>
      </w:moveTo>
    </w:p>
    <w:p w:rsidR="00DD30A7" w:rsidDel="00DD30A7" w:rsidRDefault="00DD30A7" w:rsidP="00DD30A7">
      <w:pPr>
        <w:pStyle w:val="NumberedList"/>
        <w:rPr>
          <w:del w:id="561" w:author="Lizzie Charbonneau" w:date="2018-04-17T12:40:00Z"/>
          <w:moveTo w:id="562" w:author="Lizzie Charbonneau" w:date="2018-04-17T12:32:00Z"/>
        </w:rPr>
      </w:pPr>
      <w:moveTo w:id="563" w:author="Lizzie Charbonneau" w:date="2018-04-17T12:32:00Z">
        <w:del w:id="564" w:author="Lizzie Charbonneau" w:date="2018-04-17T12:40:00Z">
          <w:r w:rsidDel="00DD30A7">
            <w:delText>On the New Measure Dialog:</w:delText>
          </w:r>
        </w:del>
      </w:moveTo>
    </w:p>
    <w:p w:rsidR="00DD30A7" w:rsidDel="00DD30A7" w:rsidRDefault="00DD30A7" w:rsidP="00DD30A7">
      <w:pPr>
        <w:pStyle w:val="NumberedList"/>
        <w:numPr>
          <w:ilvl w:val="1"/>
          <w:numId w:val="50"/>
        </w:numPr>
        <w:ind w:left="1080"/>
        <w:rPr>
          <w:del w:id="565" w:author="Lizzie Charbonneau" w:date="2018-04-17T12:40:00Z"/>
          <w:moveTo w:id="566" w:author="Lizzie Charbonneau" w:date="2018-04-17T12:32:00Z"/>
        </w:rPr>
      </w:pPr>
      <w:moveTo w:id="567" w:author="Lizzie Charbonneau" w:date="2018-04-17T12:32:00Z">
        <w:del w:id="568" w:author="Lizzie Charbonneau" w:date="2018-04-17T12:40:00Z">
          <w:r w:rsidDel="00DD30A7">
            <w:delText>Choose a MAT export zip file.</w:delText>
          </w:r>
        </w:del>
      </w:moveTo>
    </w:p>
    <w:p w:rsidR="00DD30A7" w:rsidDel="00DD30A7" w:rsidRDefault="00DD30A7" w:rsidP="00DD30A7">
      <w:pPr>
        <w:pStyle w:val="NumberedList"/>
        <w:numPr>
          <w:ilvl w:val="1"/>
          <w:numId w:val="50"/>
        </w:numPr>
        <w:ind w:left="1080"/>
        <w:rPr>
          <w:del w:id="569" w:author="Lizzie Charbonneau" w:date="2018-04-17T12:40:00Z"/>
          <w:moveTo w:id="570" w:author="Lizzie Charbonneau" w:date="2018-04-17T12:32:00Z"/>
        </w:rPr>
      </w:pPr>
      <w:moveTo w:id="571" w:author="Lizzie Charbonneau" w:date="2018-04-17T12:32:00Z">
        <w:del w:id="572" w:author="Lizzie Charbonneau" w:date="2018-04-17T12:40:00Z">
          <w:r w:rsidDel="00DD30A7">
            <w:delText>Bonnie requires your Value Set Authority Center (VSAC) credentials when you upload a new measure.</w:delText>
          </w:r>
        </w:del>
      </w:moveTo>
    </w:p>
    <w:p w:rsidR="00DD30A7" w:rsidDel="00DD30A7" w:rsidRDefault="00DD30A7" w:rsidP="00DD30A7">
      <w:pPr>
        <w:pStyle w:val="NumberedList"/>
        <w:numPr>
          <w:ilvl w:val="0"/>
          <w:numId w:val="0"/>
        </w:numPr>
        <w:ind w:left="1530" w:hanging="450"/>
        <w:rPr>
          <w:del w:id="573" w:author="Lizzie Charbonneau" w:date="2018-04-17T12:40:00Z"/>
          <w:moveTo w:id="574" w:author="Lizzie Charbonneau" w:date="2018-04-17T12:32:00Z"/>
        </w:rPr>
      </w:pPr>
      <w:moveTo w:id="575" w:author="Lizzie Charbonneau" w:date="2018-04-17T12:32:00Z">
        <w:del w:id="576" w:author="Lizzie Charbonneau" w:date="2018-04-17T12:40:00Z">
          <w:r w:rsidDel="00DD30A7">
            <w:delText>(1)</w:delText>
          </w:r>
          <w:r w:rsidDel="00DD30A7">
            <w:tab/>
            <w:delText>If you do not already have VSAC credentials, click the link that says, “Register for VSAC”, which will take you to the Unified Medical Language System (UMLS) Terminology Services page to register for a UMLS License. The credentials entered here will serve as your VSAC credentials.</w:delText>
          </w:r>
        </w:del>
      </w:moveTo>
    </w:p>
    <w:p w:rsidR="00DD30A7" w:rsidRPr="00EF1943" w:rsidDel="00DD30A7" w:rsidRDefault="00DD30A7" w:rsidP="00DD30A7">
      <w:pPr>
        <w:pStyle w:val="NumberedList"/>
        <w:numPr>
          <w:ilvl w:val="1"/>
          <w:numId w:val="50"/>
        </w:numPr>
        <w:ind w:left="1080"/>
        <w:rPr>
          <w:del w:id="577" w:author="Lizzie Charbonneau" w:date="2018-04-17T12:40:00Z"/>
          <w:moveTo w:id="578" w:author="Lizzie Charbonneau" w:date="2018-04-17T12:32:00Z"/>
          <w:highlight w:val="yellow"/>
        </w:rPr>
      </w:pPr>
      <w:moveTo w:id="579" w:author="Lizzie Charbonneau" w:date="2018-04-17T12:32:00Z">
        <w:del w:id="580" w:author="Lizzie Charbonneau" w:date="2018-04-17T12:40:00Z">
          <w:r w:rsidRPr="00EF1943" w:rsidDel="00DD30A7">
            <w:rPr>
              <w:highlight w:val="yellow"/>
            </w:rPr>
            <w:delText>Specify if the value sets are Draft or Measure Defined. Draft will always get you the latest version of the value sets regardless of what is in the measure.</w:delText>
          </w:r>
        </w:del>
      </w:moveTo>
    </w:p>
    <w:p w:rsidR="00DD30A7" w:rsidDel="00DD30A7" w:rsidRDefault="00DD30A7" w:rsidP="00DD30A7">
      <w:pPr>
        <w:pStyle w:val="NumberedList"/>
        <w:numPr>
          <w:ilvl w:val="1"/>
          <w:numId w:val="50"/>
        </w:numPr>
        <w:ind w:left="1080"/>
        <w:rPr>
          <w:del w:id="581" w:author="Lizzie Charbonneau" w:date="2018-04-17T12:40:00Z"/>
          <w:moveTo w:id="582" w:author="Lizzie Charbonneau" w:date="2018-04-17T12:32:00Z"/>
        </w:rPr>
      </w:pPr>
      <w:moveTo w:id="583" w:author="Lizzie Charbonneau" w:date="2018-04-17T12:32:00Z">
        <w:del w:id="584" w:author="Lizzie Charbonneau" w:date="2018-04-17T12:40:00Z">
          <w:r w:rsidDel="00DD30A7">
            <w:delText>Specify if the measure is eligible professional (EP) or eligible hospital (EH).</w:delText>
          </w:r>
        </w:del>
      </w:moveTo>
    </w:p>
    <w:p w:rsidR="00DD30A7" w:rsidDel="00DD30A7" w:rsidRDefault="00DD30A7" w:rsidP="00DD30A7">
      <w:pPr>
        <w:pStyle w:val="NumberedList"/>
        <w:numPr>
          <w:ilvl w:val="1"/>
          <w:numId w:val="50"/>
        </w:numPr>
        <w:ind w:left="1080"/>
        <w:rPr>
          <w:del w:id="585" w:author="Lizzie Charbonneau" w:date="2018-04-17T12:40:00Z"/>
          <w:moveTo w:id="586" w:author="Lizzie Charbonneau" w:date="2018-04-17T12:32:00Z"/>
        </w:rPr>
      </w:pPr>
      <w:moveTo w:id="587" w:author="Lizzie Charbonneau" w:date="2018-04-17T12:32:00Z">
        <w:del w:id="588" w:author="Lizzie Charbonneau" w:date="2018-04-17T12:40:00Z">
          <w:r w:rsidDel="00DD30A7">
            <w:delText>Specify if the measure is Patient-based or Episode of Care.</w:delText>
          </w:r>
        </w:del>
      </w:moveTo>
    </w:p>
    <w:p w:rsidR="00DD30A7" w:rsidDel="00DD30A7" w:rsidRDefault="00DD30A7" w:rsidP="00DD30A7">
      <w:pPr>
        <w:pStyle w:val="NumberedList"/>
        <w:numPr>
          <w:ilvl w:val="1"/>
          <w:numId w:val="50"/>
        </w:numPr>
        <w:spacing w:after="240"/>
        <w:ind w:left="1080"/>
        <w:rPr>
          <w:del w:id="589" w:author="Lizzie Charbonneau" w:date="2018-04-17T12:40:00Z"/>
          <w:moveTo w:id="590" w:author="Lizzie Charbonneau" w:date="2018-04-17T12:32:00Z"/>
        </w:rPr>
      </w:pPr>
      <w:moveTo w:id="591" w:author="Lizzie Charbonneau" w:date="2018-04-17T12:32:00Z">
        <w:del w:id="592" w:author="Lizzie Charbonneau" w:date="2018-04-17T12:40:00Z">
          <w:r w:rsidDel="00DD30A7">
            <w:delText>Click the “Load” button.</w:delText>
          </w:r>
        </w:del>
      </w:moveTo>
    </w:p>
    <w:moveToRangeEnd w:id="554"/>
    <w:p w:rsidR="00851A59" w:rsidRPr="00851A59" w:rsidRDefault="00851A59" w:rsidP="00DD30A7">
      <w:pPr>
        <w:rPr>
          <w:rPrChange w:id="593" w:author="Lizzie Charbonneau" w:date="2018-04-17T12:19:00Z">
            <w:rPr/>
          </w:rPrChange>
        </w:rPr>
        <w:pPrChange w:id="594" w:author="Lizzie Charbonneau" w:date="2018-04-17T12:40:00Z">
          <w:pPr>
            <w:pStyle w:val="FigureCaption"/>
          </w:pPr>
        </w:pPrChange>
      </w:pPr>
    </w:p>
    <w:p w:rsidR="00CA2EC7" w:rsidRDefault="00BF4F3D">
      <w:pPr>
        <w:spacing w:after="240"/>
      </w:pPr>
      <w:r>
        <w:t xml:space="preserve">The action of clicking the “Load” button in the New Measure Dialog uploads the measure to the application for processing. If the measure loaded is Episode of Care or has multiple populations, the user is presented with the Finalize Measure Dialog shown in </w:t>
      </w:r>
      <w:fldSimple w:instr=" REF _Ref459099953 ">
        <w:r w:rsidR="002C6EB8">
          <w:t xml:space="preserve">Figure </w:t>
        </w:r>
        <w:r w:rsidR="002C6EB8">
          <w:rPr>
            <w:noProof/>
          </w:rPr>
          <w:t>7</w:t>
        </w:r>
      </w:fldSimple>
      <w:r>
        <w:t>. This dialog allows the user to specify the episode(s) of care for the measure and provide titles for subpopulations. After filling out the Finalize Measure fields, the user clicks the “Done” button to finish loading the measure. Once measure loading is complete, the application directs the user to the Measure Dashboard (</w:t>
      </w:r>
      <w:fldSimple w:instr=" REF _Ref498449184 ">
        <w:r w:rsidR="002C6EB8">
          <w:t xml:space="preserve">Figure </w:t>
        </w:r>
        <w:r w:rsidR="002C6EB8">
          <w:rPr>
            <w:noProof/>
          </w:rPr>
          <w:t>5</w:t>
        </w:r>
      </w:fldSimple>
      <w:r>
        <w:t>) with the new measure available. If the measure is not Episode of Care or does not have subpopulations, the Finalize Measure Dialog is not presented because no additional information is required to load the measure.</w:t>
      </w:r>
    </w:p>
    <w:p w:rsidR="00CA2EC7" w:rsidRDefault="00BF4F3D">
      <w:pPr>
        <w:pStyle w:val="Figure"/>
        <w:rPr>
          <w:b w:val="0"/>
        </w:rPr>
      </w:pPr>
      <w:r>
        <w:rPr>
          <w:noProof/>
        </w:rPr>
        <w:drawing>
          <wp:inline distT="0" distB="0" distL="0" distR="0">
            <wp:extent cx="2935224" cy="2020824"/>
            <wp:effectExtent l="19050" t="19050" r="17780" b="17780"/>
            <wp:docPr id="20" name="Picture 20" descr="The Finalize Measure Dialog box shows the example of &quot;Test 160&quot;.  It states,&quot;Please update the titles for the populations or stratifications,&quot; and then the three existing &quot;Titles&quot; can be edited. The &quot;Done&quot; button is located at the bottom right of the box."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3"/>
                    <a:stretch>
                      <a:fillRect/>
                    </a:stretch>
                  </pic:blipFill>
                  <pic:spPr bwMode="auto">
                    <a:xfrm>
                      <a:off x="0" y="0"/>
                      <a:ext cx="2935224" cy="2020824"/>
                    </a:xfrm>
                    <a:prstGeom prst="rect">
                      <a:avLst/>
                    </a:prstGeom>
                    <a:noFill/>
                    <a:ln>
                      <a:solidFill>
                        <a:schemeClr val="tx1"/>
                      </a:solidFill>
                    </a:ln>
                  </pic:spPr>
                </pic:pic>
              </a:graphicData>
            </a:graphic>
          </wp:inline>
        </w:drawing>
      </w:r>
    </w:p>
    <w:p w:rsidR="00CA2EC7" w:rsidRDefault="00BF4F3D">
      <w:pPr>
        <w:pStyle w:val="FigureCaption"/>
        <w:rPr>
          <w:ins w:id="595" w:author="Lizzie Charbonneau" w:date="2018-04-17T12:40:00Z"/>
        </w:rPr>
      </w:pPr>
      <w:bookmarkStart w:id="596" w:name="_Ref459099953"/>
      <w:bookmarkStart w:id="597" w:name="_Toc511732276"/>
      <w:r>
        <w:t xml:space="preserve">Figure </w:t>
      </w:r>
      <w:fldSimple w:instr=" SEQ Figure \* ARABIC ">
        <w:r w:rsidR="002C6EB8">
          <w:rPr>
            <w:noProof/>
          </w:rPr>
          <w:t>7</w:t>
        </w:r>
      </w:fldSimple>
      <w:bookmarkEnd w:id="596"/>
      <w:r>
        <w:t xml:space="preserve">. </w:t>
      </w:r>
      <w:bookmarkStart w:id="598" w:name="_Toc439154844"/>
      <w:r>
        <w:t>Finalize Measure Dialog</w:t>
      </w:r>
      <w:bookmarkEnd w:id="597"/>
      <w:bookmarkEnd w:id="598"/>
    </w:p>
    <w:p w:rsidR="00DD30A7" w:rsidRDefault="00DD30A7" w:rsidP="00DD30A7">
      <w:pPr>
        <w:pStyle w:val="Heading3"/>
        <w:rPr>
          <w:ins w:id="599" w:author="Lizzie Charbonneau" w:date="2018-04-17T12:42:00Z"/>
        </w:rPr>
        <w:pPrChange w:id="600" w:author="Lizzie Charbonneau" w:date="2018-04-17T12:41:00Z">
          <w:pPr>
            <w:pStyle w:val="FigureCaption"/>
          </w:pPr>
        </w:pPrChange>
      </w:pPr>
      <w:bookmarkStart w:id="601" w:name="_Toc511732248"/>
      <w:bookmarkStart w:id="602" w:name="_Ref511732289"/>
      <w:ins w:id="603" w:author="Lizzie Charbonneau" w:date="2018-04-17T12:41:00Z">
        <w:r>
          <w:t>Value Set Options</w:t>
        </w:r>
      </w:ins>
      <w:bookmarkEnd w:id="601"/>
      <w:bookmarkEnd w:id="602"/>
    </w:p>
    <w:p w:rsidR="00387E65" w:rsidRDefault="00387E65" w:rsidP="00387E65">
      <w:pPr>
        <w:rPr>
          <w:ins w:id="604" w:author="Lizzie Charbonneau" w:date="2018-04-17T12:45:00Z"/>
        </w:rPr>
        <w:pPrChange w:id="605" w:author="Lizzie Charbonneau" w:date="2018-04-17T12:42:00Z">
          <w:pPr>
            <w:pStyle w:val="FigureCaption"/>
          </w:pPr>
        </w:pPrChange>
      </w:pPr>
      <w:ins w:id="606" w:author="Lizzie Charbonneau" w:date="2018-04-17T12:43:00Z">
        <w:r>
          <w:t xml:space="preserve">Bonnie allows users to download value sets based on either a VSAC profile or VSAC release. Bonnie also allows users to download draft value sets (if </w:t>
        </w:r>
      </w:ins>
      <w:ins w:id="607" w:author="Lizzie Charbonneau" w:date="2018-04-17T12:44:00Z">
        <w:r>
          <w:t>“Profile” is selected) and/or override their selections with</w:t>
        </w:r>
      </w:ins>
      <w:ins w:id="608" w:author="Lizzie Charbonneau" w:date="2018-04-17T12:45:00Z">
        <w:r>
          <w:t xml:space="preserve"> value set</w:t>
        </w:r>
      </w:ins>
      <w:ins w:id="609" w:author="Lizzie Charbonneau" w:date="2018-04-17T12:44:00Z">
        <w:r>
          <w:t xml:space="preserve"> versions specified within the C</w:t>
        </w:r>
      </w:ins>
      <w:ins w:id="610" w:author="Lizzie Charbonneau" w:date="2018-04-17T12:45:00Z">
        <w:r>
          <w:t>QL logic itself.</w:t>
        </w:r>
      </w:ins>
    </w:p>
    <w:p w:rsidR="00387E65" w:rsidRPr="00387E65" w:rsidRDefault="00387E65" w:rsidP="00387E65">
      <w:pPr>
        <w:rPr>
          <w:rPrChange w:id="611" w:author="Lizzie Charbonneau" w:date="2018-04-17T12:42:00Z">
            <w:rPr/>
          </w:rPrChange>
        </w:rPr>
        <w:pPrChange w:id="612" w:author="Lizzie Charbonneau" w:date="2018-04-17T12:42:00Z">
          <w:pPr>
            <w:pStyle w:val="FigureCaption"/>
          </w:pPr>
        </w:pPrChange>
      </w:pPr>
      <w:bookmarkStart w:id="613" w:name="_GoBack"/>
      <w:bookmarkEnd w:id="613"/>
    </w:p>
    <w:p w:rsidR="00CA2EC7" w:rsidRDefault="00BF4F3D">
      <w:pPr>
        <w:pStyle w:val="Heading2"/>
      </w:pPr>
      <w:bookmarkStart w:id="614" w:name="_Toc439155304"/>
      <w:bookmarkStart w:id="615" w:name="_Toc439155666"/>
      <w:bookmarkStart w:id="616" w:name="_Toc439155746"/>
      <w:bookmarkStart w:id="617" w:name="_Toc439156655"/>
      <w:bookmarkStart w:id="618" w:name="_Toc439157821"/>
      <w:bookmarkStart w:id="619" w:name="_Toc439158065"/>
      <w:bookmarkStart w:id="620" w:name="_Toc439158247"/>
      <w:bookmarkStart w:id="621" w:name="_Toc439922486"/>
      <w:bookmarkStart w:id="622" w:name="_Toc439923956"/>
      <w:bookmarkStart w:id="623" w:name="_Toc439924025"/>
      <w:bookmarkStart w:id="624" w:name="_Toc495298947"/>
      <w:bookmarkStart w:id="625" w:name="_Toc511732249"/>
      <w:bookmarkEnd w:id="614"/>
      <w:bookmarkEnd w:id="615"/>
      <w:bookmarkEnd w:id="616"/>
      <w:bookmarkEnd w:id="617"/>
      <w:bookmarkEnd w:id="618"/>
      <w:bookmarkEnd w:id="619"/>
      <w:bookmarkEnd w:id="620"/>
      <w:bookmarkEnd w:id="621"/>
      <w:bookmarkEnd w:id="622"/>
      <w:bookmarkEnd w:id="623"/>
      <w:r>
        <w:t>Updating a Measure</w:t>
      </w:r>
      <w:bookmarkEnd w:id="624"/>
      <w:bookmarkEnd w:id="625"/>
    </w:p>
    <w:p w:rsidR="00CA2EC7" w:rsidRDefault="00BF4F3D">
      <w:r>
        <w:t>Once the measure has been loaded, the testing process may identify issues with the measure. When issues are identified, the logic must be updated in the MAT to resolve these issues. Alternatively, the measure could be updated in the MAT as part of an annual update. After a measure has been updated in the MAT, it may be necessary to update that measure in Bonnie for testing. To update a measure, follow these steps:</w:t>
      </w:r>
    </w:p>
    <w:p w:rsidR="00CA2EC7" w:rsidRDefault="00BF4F3D">
      <w:pPr>
        <w:pStyle w:val="NumberedList"/>
        <w:numPr>
          <w:ilvl w:val="0"/>
          <w:numId w:val="68"/>
        </w:numPr>
      </w:pPr>
      <w:r>
        <w:t xml:space="preserve">Click the “Update” button (item </w:t>
      </w:r>
      <w:r>
        <w:rPr>
          <w:rStyle w:val="numberreference"/>
          <w:rFonts w:ascii="Times New Roman" w:hAnsi="Times New Roman"/>
          <w:b w:val="0"/>
          <w:color w:val="auto"/>
        </w:rPr>
        <w:t xml:space="preserve">#10 in </w:t>
      </w:r>
      <w:r>
        <w:rPr>
          <w:rStyle w:val="numberreference"/>
          <w:rFonts w:ascii="Times New Roman" w:hAnsi="Times New Roman"/>
          <w:b w:val="0"/>
          <w:color w:val="auto"/>
        </w:rPr>
        <w:fldChar w:fldCharType="begin"/>
      </w:r>
      <w:r>
        <w:rPr>
          <w:rStyle w:val="numberreference"/>
          <w:rFonts w:ascii="Times New Roman" w:hAnsi="Times New Roman"/>
          <w:b w:val="0"/>
          <w:color w:val="auto"/>
        </w:rPr>
        <w:instrText xml:space="preserve"> REF _Ref498449184 </w:instrText>
      </w:r>
      <w:r>
        <w:rPr>
          <w:rStyle w:val="numberreference"/>
          <w:rFonts w:ascii="Times New Roman" w:hAnsi="Times New Roman"/>
          <w:b w:val="0"/>
          <w:color w:val="auto"/>
        </w:rPr>
        <w:fldChar w:fldCharType="separate"/>
      </w:r>
      <w:r w:rsidR="002C6EB8">
        <w:t xml:space="preserve">Figure </w:t>
      </w:r>
      <w:r w:rsidR="002C6EB8">
        <w:rPr>
          <w:noProof/>
        </w:rPr>
        <w:t>5</w:t>
      </w:r>
      <w:r>
        <w:rPr>
          <w:rStyle w:val="numberreference"/>
          <w:rFonts w:ascii="Times New Roman" w:hAnsi="Times New Roman"/>
          <w:b w:val="0"/>
          <w:color w:val="auto"/>
        </w:rPr>
        <w:fldChar w:fldCharType="end"/>
      </w:r>
      <w:r>
        <w:t xml:space="preserve">) on the Measure Dashboard, which displays the “Update Measure” dialog as shown in </w:t>
      </w:r>
      <w:fldSimple w:instr=" REF _Ref459100171 ">
        <w:r w:rsidR="002C6EB8">
          <w:t xml:space="preserve">Figure </w:t>
        </w:r>
        <w:r w:rsidR="002C6EB8">
          <w:rPr>
            <w:noProof/>
          </w:rPr>
          <w:t>8</w:t>
        </w:r>
      </w:fldSimple>
      <w:r>
        <w:t>.</w:t>
      </w:r>
    </w:p>
    <w:p w:rsidR="00CA2EC7" w:rsidRDefault="00BF4F3D">
      <w:pPr>
        <w:pStyle w:val="NumberedList"/>
      </w:pPr>
      <w:r>
        <w:t>Select a new MAT export zip with the updated measure definition.</w:t>
      </w:r>
    </w:p>
    <w:p w:rsidR="00CA2EC7" w:rsidRDefault="00BF4F3D">
      <w:pPr>
        <w:pStyle w:val="NumberedListLast"/>
        <w:spacing w:after="240"/>
      </w:pPr>
      <w:r>
        <w:t>Click the “Load” button to load the new version of the measure.</w:t>
      </w:r>
    </w:p>
    <w:p w:rsidR="00CA2EC7" w:rsidRDefault="00BF4F3D">
      <w:pPr>
        <w:pStyle w:val="Figure"/>
        <w:rPr>
          <w:b w:val="0"/>
        </w:rPr>
      </w:pPr>
      <w:r>
        <w:rPr>
          <w:b w:val="0"/>
          <w:noProof/>
        </w:rPr>
        <w:drawing>
          <wp:inline distT="0" distB="0" distL="0" distR="0">
            <wp:extent cx="2843784" cy="2523744"/>
            <wp:effectExtent l="19050" t="19050" r="13970" b="10160"/>
            <wp:docPr id="17" name="Picture 17" descr="The Updating Measure Dialog box shows the example of updating &quot;Test104&quot;. It shows a Browse button with the measure that has been selected next to it.  It shows a VSAC Username field and a VSAC Password field. Under these fields, it shows a link, &quot;Register for VSAC,&quot; to allow users to register for VSCA credientials. It shows a Value Set selector, &quot;Value Sets,&quot; enabling the user to select &quot;Draft&quot; or &quot;Measure Defined&quot; value sets. It shows the &quot;Type&quot; (Eligible Professional) and &quot;Calculation&quot; (Patient Based) defined at original upload. It has a &quot;Rebuild Patients&quot; field that allows a user to select &quot;No&quot; or &quot;Yes&quot;. At the bottom of the dialog, it has a &quot;Close&quot; and &quot;Load&quot; button."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3932" t="4584" r="25214" b="21016"/>
                    <a:stretch/>
                  </pic:blipFill>
                  <pic:spPr bwMode="auto">
                    <a:xfrm>
                      <a:off x="0" y="0"/>
                      <a:ext cx="2843784" cy="25237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A2EC7" w:rsidRDefault="00BF4F3D">
      <w:pPr>
        <w:pStyle w:val="FigureCaption"/>
      </w:pPr>
      <w:bookmarkStart w:id="626" w:name="_Ref459100171"/>
      <w:bookmarkStart w:id="627" w:name="_Toc511732277"/>
      <w:r>
        <w:t xml:space="preserve">Figure </w:t>
      </w:r>
      <w:fldSimple w:instr=" SEQ Figure \* ARABIC ">
        <w:r w:rsidR="002C6EB8">
          <w:rPr>
            <w:noProof/>
          </w:rPr>
          <w:t>8</w:t>
        </w:r>
      </w:fldSimple>
      <w:bookmarkEnd w:id="626"/>
      <w:r>
        <w:t>. Updating Measure Dialog</w:t>
      </w:r>
      <w:bookmarkEnd w:id="627"/>
    </w:p>
    <w:p w:rsidR="00CA2EC7" w:rsidRDefault="00BF4F3D">
      <w:pPr>
        <w:pStyle w:val="Heading2"/>
      </w:pPr>
      <w:bookmarkStart w:id="628" w:name="_Toc439155306"/>
      <w:bookmarkStart w:id="629" w:name="_Toc439155668"/>
      <w:bookmarkStart w:id="630" w:name="_Toc439155748"/>
      <w:bookmarkStart w:id="631" w:name="_Toc439156657"/>
      <w:bookmarkStart w:id="632" w:name="_Toc439157823"/>
      <w:bookmarkStart w:id="633" w:name="_Toc439158067"/>
      <w:bookmarkStart w:id="634" w:name="_Toc439158249"/>
      <w:bookmarkStart w:id="635" w:name="_Toc439922488"/>
      <w:bookmarkStart w:id="636" w:name="_Toc439923958"/>
      <w:bookmarkStart w:id="637" w:name="_Toc439924027"/>
      <w:bookmarkStart w:id="638" w:name="_Toc495298948"/>
      <w:bookmarkStart w:id="639" w:name="_Toc511732250"/>
      <w:bookmarkEnd w:id="628"/>
      <w:bookmarkEnd w:id="629"/>
      <w:bookmarkEnd w:id="630"/>
      <w:bookmarkEnd w:id="631"/>
      <w:bookmarkEnd w:id="632"/>
      <w:bookmarkEnd w:id="633"/>
      <w:bookmarkEnd w:id="634"/>
      <w:bookmarkEnd w:id="635"/>
      <w:bookmarkEnd w:id="636"/>
      <w:bookmarkEnd w:id="637"/>
      <w:r>
        <w:t>Creating Synthetic Test Records</w:t>
      </w:r>
      <w:bookmarkEnd w:id="638"/>
      <w:bookmarkEnd w:id="639"/>
    </w:p>
    <w:p w:rsidR="00CA2EC7" w:rsidRDefault="00BF4F3D">
      <w:pPr>
        <w:rPr>
          <w:i/>
        </w:rPr>
      </w:pPr>
      <w:r>
        <w:t>Once a set of measures has been loaded into the Bonnie application, users can start building test patients for the measures. To build a test patient from the Measure Dashboard (</w:t>
      </w:r>
      <w:fldSimple w:instr=" REF _Ref498449184 ">
        <w:r w:rsidR="002C6EB8">
          <w:t xml:space="preserve">Figure </w:t>
        </w:r>
        <w:r w:rsidR="002C6EB8">
          <w:rPr>
            <w:noProof/>
          </w:rPr>
          <w:t>5</w:t>
        </w:r>
      </w:fldSimple>
      <w:r>
        <w:t xml:space="preserve">), click the “Add Patient” button (item </w:t>
      </w:r>
      <w:r>
        <w:rPr>
          <w:rStyle w:val="numberreference"/>
          <w:rFonts w:ascii="Times New Roman" w:hAnsi="Times New Roman"/>
          <w:b w:val="0"/>
          <w:color w:val="auto"/>
        </w:rPr>
        <w:t>#12</w:t>
      </w:r>
      <w:r>
        <w:t xml:space="preserve">). This action opens the patient builder screen as shown in </w:t>
      </w:r>
      <w:fldSimple w:instr=" REF _Ref468456447 ">
        <w:r w:rsidR="002C6EB8">
          <w:t xml:space="preserve">Figure </w:t>
        </w:r>
        <w:r w:rsidR="002C6EB8">
          <w:rPr>
            <w:noProof/>
          </w:rPr>
          <w:t>14</w:t>
        </w:r>
      </w:fldSimple>
      <w:r>
        <w:rPr>
          <w:noProof/>
        </w:rPr>
        <w:t>.</w:t>
      </w:r>
      <w:r>
        <w:t xml:space="preserve"> For more information, please refer to Section </w:t>
      </w:r>
      <w:fldSimple w:instr=" REF _Ref459208168 \r   \* MERGEFORMAT ">
        <w:r w:rsidR="002C6EB8">
          <w:t>5</w:t>
        </w:r>
      </w:fldSimple>
      <w:r>
        <w:t xml:space="preserve">, </w:t>
      </w:r>
      <w:r>
        <w:rPr>
          <w:i/>
        </w:rPr>
        <w:t>Building a Patient Test Record.</w:t>
      </w:r>
    </w:p>
    <w:p w:rsidR="00CA2EC7" w:rsidRDefault="00BF4F3D">
      <w:r>
        <w:t>After the user creates synthetic test patients for measures, the Measure Dashboard displays summary calculation results of the patients associated with each measure loaded by the user (</w:t>
      </w:r>
      <w:fldSimple w:instr=" REF _Ref498449184 ">
        <w:r w:rsidR="002C6EB8">
          <w:t xml:space="preserve">Figure </w:t>
        </w:r>
        <w:r w:rsidR="002C6EB8">
          <w:rPr>
            <w:noProof/>
          </w:rPr>
          <w:t>5</w:t>
        </w:r>
      </w:fldSimple>
      <w:r>
        <w:t xml:space="preserve">). As shown in </w:t>
      </w:r>
      <w:fldSimple w:instr=" REF _Ref498449184 ">
        <w:r w:rsidR="002C6EB8">
          <w:t xml:space="preserve">Figure </w:t>
        </w:r>
        <w:r w:rsidR="002C6EB8">
          <w:rPr>
            <w:noProof/>
          </w:rPr>
          <w:t>5</w:t>
        </w:r>
      </w:fldSimple>
      <w:r>
        <w:t xml:space="preserve">, UI elements </w:t>
      </w:r>
      <w:r>
        <w:rPr>
          <w:rStyle w:val="numberreference"/>
          <w:rFonts w:ascii="Times New Roman" w:hAnsi="Times New Roman"/>
          <w:b w:val="0"/>
          <w:color w:val="auto"/>
        </w:rPr>
        <w:t>#s 5</w:t>
      </w:r>
      <w:r>
        <w:t xml:space="preserve">, </w:t>
      </w:r>
      <w:r>
        <w:rPr>
          <w:rStyle w:val="numberreference"/>
          <w:rFonts w:ascii="Times New Roman" w:hAnsi="Times New Roman"/>
          <w:b w:val="0"/>
          <w:color w:val="auto"/>
        </w:rPr>
        <w:t>6</w:t>
      </w:r>
      <w:r>
        <w:t xml:space="preserve">, and </w:t>
      </w:r>
      <w:r>
        <w:rPr>
          <w:rStyle w:val="numberreference"/>
          <w:rFonts w:ascii="Times New Roman" w:hAnsi="Times New Roman"/>
          <w:b w:val="0"/>
          <w:color w:val="auto"/>
        </w:rPr>
        <w:t xml:space="preserve">7 </w:t>
      </w:r>
      <w:r>
        <w:t xml:space="preserve">on the Measure Dashboard provide the summary results for each measure. In the “Expected” column (item </w:t>
      </w:r>
      <w:r>
        <w:rPr>
          <w:rStyle w:val="numberreference"/>
          <w:rFonts w:ascii="Times New Roman" w:hAnsi="Times New Roman"/>
          <w:b w:val="0"/>
          <w:color w:val="auto"/>
        </w:rPr>
        <w:t>#5</w:t>
      </w:r>
      <w:r>
        <w:t xml:space="preserve">), the UI displays the percentage of patients associated with the measure whose calculated values meet the expectations set for the patient. The “Status” column (item </w:t>
      </w:r>
      <w:r>
        <w:rPr>
          <w:rStyle w:val="numberreference"/>
          <w:rFonts w:ascii="Times New Roman" w:hAnsi="Times New Roman"/>
          <w:b w:val="0"/>
          <w:color w:val="auto"/>
        </w:rPr>
        <w:t>#6</w:t>
      </w:r>
      <w:r>
        <w:t xml:space="preserve">) indicates the current state of the measure—whether it is passing, failing, or new. A measure is in the passing state if all associated patients are meeting expectations. If one or more patients are not meeting expectations, then the </w:t>
      </w:r>
      <w:r>
        <w:lastRenderedPageBreak/>
        <w:t>measure is in a failing state. Any measure is in the new state when there are no patients associated with it. Finally, the “Test Patients” column (</w:t>
      </w:r>
      <w:r>
        <w:rPr>
          <w:rStyle w:val="numberreference"/>
          <w:rFonts w:ascii="Times New Roman" w:hAnsi="Times New Roman"/>
          <w:b w:val="0"/>
          <w:color w:val="auto"/>
        </w:rPr>
        <w:t>#7</w:t>
      </w:r>
      <w:r>
        <w:t xml:space="preserve">) displays the number of passing patients over the total number of patients as a fraction. The measure view, as represented in </w:t>
      </w:r>
      <w:fldSimple w:instr=" REF _Ref459100358 ">
        <w:r w:rsidR="002C6EB8">
          <w:t xml:space="preserve">Figure </w:t>
        </w:r>
        <w:r w:rsidR="002C6EB8">
          <w:rPr>
            <w:noProof/>
          </w:rPr>
          <w:t>9</w:t>
        </w:r>
      </w:fldSimple>
      <w:r>
        <w:t xml:space="preserve"> in Section </w:t>
      </w:r>
      <w:fldSimple w:instr=" REF _Ref459208213 \r   \* MERGEFORMAT ">
        <w:r w:rsidR="002C6EB8">
          <w:t>4</w:t>
        </w:r>
      </w:fldSimple>
      <w:r>
        <w:t>, shows more detailed results for a measure.</w:t>
      </w:r>
    </w:p>
    <w:p w:rsidR="00CA2EC7" w:rsidRDefault="00CA2EC7">
      <w:pPr>
        <w:sectPr w:rsidR="00CA2EC7">
          <w:pgSz w:w="12240" w:h="15840" w:code="1"/>
          <w:pgMar w:top="1440" w:right="1440" w:bottom="1440" w:left="1440" w:header="504" w:footer="504" w:gutter="0"/>
          <w:cols w:space="720"/>
          <w:titlePg/>
          <w:docGrid w:linePitch="360"/>
        </w:sectPr>
      </w:pPr>
    </w:p>
    <w:p w:rsidR="00CA2EC7" w:rsidRDefault="00BF4F3D">
      <w:pPr>
        <w:pStyle w:val="Heading1"/>
      </w:pPr>
      <w:bookmarkStart w:id="640" w:name="_Toc465345867"/>
      <w:bookmarkStart w:id="641" w:name="_Toc465345868"/>
      <w:bookmarkStart w:id="642" w:name="_Ref459207928"/>
      <w:bookmarkStart w:id="643" w:name="_Ref459208213"/>
      <w:bookmarkStart w:id="644" w:name="_Toc495298949"/>
      <w:bookmarkStart w:id="645" w:name="_Toc511732251"/>
      <w:bookmarkEnd w:id="640"/>
      <w:bookmarkEnd w:id="641"/>
      <w:r>
        <w:lastRenderedPageBreak/>
        <w:t>Measure Results View</w:t>
      </w:r>
      <w:bookmarkEnd w:id="642"/>
      <w:bookmarkEnd w:id="643"/>
      <w:bookmarkEnd w:id="644"/>
      <w:bookmarkEnd w:id="645"/>
    </w:p>
    <w:p w:rsidR="00CA2EC7" w:rsidRDefault="00BF4F3D">
      <w:pPr>
        <w:pStyle w:val="Heading2"/>
      </w:pPr>
      <w:bookmarkStart w:id="646" w:name="_Toc495298950"/>
      <w:bookmarkStart w:id="647" w:name="_Toc511732252"/>
      <w:r>
        <w:t>Overview</w:t>
      </w:r>
      <w:bookmarkEnd w:id="646"/>
      <w:bookmarkEnd w:id="647"/>
    </w:p>
    <w:p w:rsidR="00CA2EC7" w:rsidRDefault="00BF4F3D">
      <w:r>
        <w:t xml:space="preserve">As shown in </w:t>
      </w:r>
      <w:fldSimple w:instr=" REF _Ref459100358   \* MERGEFORMAT ">
        <w:r w:rsidR="002C6EB8">
          <w:t xml:space="preserve">Figure </w:t>
        </w:r>
        <w:r w:rsidR="002C6EB8">
          <w:rPr>
            <w:noProof/>
          </w:rPr>
          <w:t>9</w:t>
        </w:r>
      </w:fldSimple>
      <w:r>
        <w:t xml:space="preserve">, the Measure View page displays the detailed information, associated patients, and calculation results for a single measure. In this view, users can add new patients to a measure, update a measure, and delete a measure. To access the Measure View, click on the “Measure Title” link (item </w:t>
      </w:r>
      <w:r>
        <w:rPr>
          <w:rStyle w:val="numberreference"/>
          <w:rFonts w:ascii="Times New Roman" w:hAnsi="Times New Roman"/>
          <w:b w:val="0"/>
          <w:color w:val="auto"/>
        </w:rPr>
        <w:t>#7</w:t>
      </w:r>
      <w:r>
        <w:t xml:space="preserve">) on the Measure Dashboard, as shown in </w:t>
      </w:r>
      <w:fldSimple w:instr=" REF _Ref498449184 ">
        <w:r w:rsidR="002C6EB8">
          <w:t xml:space="preserve">Figure </w:t>
        </w:r>
        <w:r w:rsidR="002C6EB8">
          <w:rPr>
            <w:noProof/>
          </w:rPr>
          <w:t>5</w:t>
        </w:r>
      </w:fldSimple>
      <w:r>
        <w:t>.</w:t>
      </w:r>
    </w:p>
    <w:p w:rsidR="00CA2EC7" w:rsidRDefault="00BF4F3D">
      <w:r>
        <w:t>The Measure View page presents the title and description of the measure, the logic for the measure, and a measure complexity indicator. The page lists the current set of test patients associated with the measure in the column on the right-hand side of the page. This column displays the summary calculation results for the patient test deck associated with the measure along with the list of patients and the individual calculation results for each. This page also shows the results of calculation for a single patient along with an overlay of the calculation results on the measure logic.</w:t>
      </w:r>
    </w:p>
    <w:p w:rsidR="00CA2EC7" w:rsidRDefault="00BF4F3D">
      <w:r>
        <w:t xml:space="preserve">The following UI elements appear at the top of the Measure View page (indicated by their item numbers in </w:t>
      </w:r>
      <w:fldSimple w:instr=" REF _Ref459100358  \* MERGEFORMAT ">
        <w:r w:rsidR="002C6EB8">
          <w:t xml:space="preserve">Figure </w:t>
        </w:r>
        <w:r w:rsidR="002C6EB8">
          <w:rPr>
            <w:noProof/>
          </w:rPr>
          <w:t>9</w:t>
        </w:r>
      </w:fldSimple>
      <w:r>
        <w:t>):</w:t>
      </w:r>
    </w:p>
    <w:p w:rsidR="00CA2EC7" w:rsidRDefault="00BF4F3D">
      <w:pPr>
        <w:pStyle w:val="NumberedList"/>
        <w:numPr>
          <w:ilvl w:val="0"/>
          <w:numId w:val="41"/>
        </w:numPr>
      </w:pPr>
      <w:r>
        <w:t>Measure Title – Displays the title and description of the measure.</w:t>
      </w:r>
    </w:p>
    <w:p w:rsidR="00CA2EC7" w:rsidRDefault="00BF4F3D">
      <w:pPr>
        <w:pStyle w:val="NumberedList"/>
      </w:pPr>
      <w:r>
        <w:t>Measure Actions – Allows the user to delete or update a measure definition.</w:t>
      </w:r>
    </w:p>
    <w:p w:rsidR="00CA2EC7" w:rsidRDefault="00BF4F3D">
      <w:pPr>
        <w:pStyle w:val="NumberedList"/>
      </w:pPr>
      <w:r>
        <w:t>Measure Complexity – Indicates the measure’s degree of complexity.</w:t>
      </w:r>
    </w:p>
    <w:p w:rsidR="00CA2EC7" w:rsidRDefault="00BF4F3D">
      <w:pPr>
        <w:pStyle w:val="NumberedList"/>
      </w:pPr>
      <w:r>
        <w:t>Measure Subpopulations or Stratifications – Allows access to different subpopulations or stratifications in the measure.</w:t>
      </w:r>
    </w:p>
    <w:p w:rsidR="00CA2EC7" w:rsidRDefault="00BF4F3D">
      <w:pPr>
        <w:pStyle w:val="NumberedList"/>
      </w:pPr>
      <w:r>
        <w:t>Measure Logic – Displays a representation of the logic for the measure.</w:t>
      </w:r>
    </w:p>
    <w:p w:rsidR="00CA2EC7" w:rsidRDefault="00BF4F3D">
      <w:pPr>
        <w:pStyle w:val="NumberedList"/>
      </w:pPr>
      <w:r>
        <w:t>Logic Highlighted With Coverage – Displays the logic for the measure, highlighting which lines of the measure are covered by the test patients.</w:t>
      </w:r>
    </w:p>
    <w:p w:rsidR="00CA2EC7" w:rsidRDefault="00BF4F3D">
      <w:pPr>
        <w:pStyle w:val="NumberedList"/>
      </w:pPr>
      <w:r>
        <w:t>Patient Actions – Allows the user to export patient records as QRDA or Excel.</w:t>
      </w:r>
    </w:p>
    <w:p w:rsidR="00CA2EC7" w:rsidRDefault="00BF4F3D">
      <w:pPr>
        <w:pStyle w:val="NumberedList"/>
      </w:pPr>
      <w:r>
        <w:t>Percent Successful – Displays the percent of patients currently meeting expectations for the measure.</w:t>
      </w:r>
    </w:p>
    <w:p w:rsidR="00CA2EC7" w:rsidRDefault="00BF4F3D">
      <w:pPr>
        <w:pStyle w:val="NumberedList"/>
      </w:pPr>
      <w:r>
        <w:t>Patients Passing Count – Displays the current number of patients meeting expectations over the total number of patients in the test deck for the measure.</w:t>
      </w:r>
    </w:p>
    <w:p w:rsidR="00CA2EC7" w:rsidRDefault="00BF4F3D">
      <w:pPr>
        <w:pStyle w:val="NumberedList"/>
      </w:pPr>
      <w:r>
        <w:t>Test Coverage – Displays the percentage of the measure logic that has evaluated to true for the patient test deck. This measure provides a method for determining how much of the logic has been tested.</w:t>
      </w:r>
    </w:p>
    <w:p w:rsidR="00CA2EC7" w:rsidRDefault="00BF4F3D">
      <w:pPr>
        <w:pStyle w:val="NumberedList"/>
      </w:pPr>
      <w:r>
        <w:t>Add Patient – Allows the addition of a new patient to the test deck for this measure.</w:t>
      </w:r>
    </w:p>
    <w:p w:rsidR="00CA2EC7" w:rsidRDefault="00BF4F3D">
      <w:pPr>
        <w:pStyle w:val="NumberedList"/>
      </w:pPr>
      <w:r>
        <w:t>Failing Patient – Displays an example of a patient that is not currently meeting expectations for the measure.</w:t>
      </w:r>
    </w:p>
    <w:p w:rsidR="00CA2EC7" w:rsidRDefault="00BF4F3D">
      <w:pPr>
        <w:pStyle w:val="NumberedList"/>
      </w:pPr>
      <w:r>
        <w:t>Passing Patient – Displays an example of a patient that is meeting expectations.</w:t>
      </w:r>
    </w:p>
    <w:p w:rsidR="00CA2EC7" w:rsidRDefault="00BF4F3D">
      <w:pPr>
        <w:pStyle w:val="NumberedList"/>
        <w:keepNext/>
        <w:keepLines/>
      </w:pPr>
      <w:r>
        <w:lastRenderedPageBreak/>
        <w:t>Patient Name – Displays the name given to the patient.</w:t>
      </w:r>
    </w:p>
    <w:p w:rsidR="00CA2EC7" w:rsidRDefault="00BF4F3D">
      <w:pPr>
        <w:pStyle w:val="NumberedList"/>
        <w:keepNext/>
        <w:keepLines/>
      </w:pPr>
      <w:r>
        <w:t>Patient Status – Displays PASS or FAIL to indicate if the patient is meeting expectations.</w:t>
      </w:r>
    </w:p>
    <w:p w:rsidR="00CA2EC7" w:rsidRDefault="00BF4F3D">
      <w:pPr>
        <w:pStyle w:val="NumberedListLast"/>
        <w:keepNext/>
        <w:keepLines/>
        <w:spacing w:after="240"/>
      </w:pPr>
      <w:r>
        <w:t>Expand Patient Results Button – Displays the calculation details of a patient. This display will show the expected and actual values for the patient against the measure.</w:t>
      </w:r>
    </w:p>
    <w:p w:rsidR="00CA2EC7" w:rsidRDefault="00BF4F3D">
      <w:pPr>
        <w:pStyle w:val="Figure"/>
        <w:rPr>
          <w:b w:val="0"/>
        </w:rPr>
      </w:pPr>
      <w:r>
        <w:rPr>
          <w:noProof/>
        </w:rPr>
        <w:drawing>
          <wp:inline distT="0" distB="0" distL="0" distR="0">
            <wp:extent cx="5669280" cy="3529584"/>
            <wp:effectExtent l="19050" t="19050" r="26670" b="13970"/>
            <wp:docPr id="7" name="Picture 7" descr="Figure 9 depicts the UI elements in the Measure View page in Bonnie as described in the text immediately preceding the figure." title="Figure 9: Measur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69280" cy="3529584"/>
                    </a:xfrm>
                    <a:prstGeom prst="rect">
                      <a:avLst/>
                    </a:prstGeom>
                    <a:ln>
                      <a:solidFill>
                        <a:schemeClr val="tx1"/>
                      </a:solidFill>
                    </a:ln>
                  </pic:spPr>
                </pic:pic>
              </a:graphicData>
            </a:graphic>
          </wp:inline>
        </w:drawing>
      </w:r>
    </w:p>
    <w:p w:rsidR="00CA2EC7" w:rsidRDefault="00BF4F3D">
      <w:pPr>
        <w:pStyle w:val="FigureCaption"/>
      </w:pPr>
      <w:bookmarkStart w:id="648" w:name="_Ref459100358"/>
      <w:bookmarkStart w:id="649" w:name="_Ref459109233"/>
      <w:bookmarkStart w:id="650" w:name="_Toc511732278"/>
      <w:r>
        <w:t xml:space="preserve">Figure </w:t>
      </w:r>
      <w:fldSimple w:instr=" SEQ Figure \* ARABIC ">
        <w:r w:rsidR="002C6EB8">
          <w:rPr>
            <w:noProof/>
          </w:rPr>
          <w:t>9</w:t>
        </w:r>
      </w:fldSimple>
      <w:bookmarkEnd w:id="648"/>
      <w:r>
        <w:t>. Measure View</w:t>
      </w:r>
      <w:bookmarkEnd w:id="649"/>
      <w:bookmarkEnd w:id="650"/>
    </w:p>
    <w:p w:rsidR="00CA2EC7" w:rsidRDefault="00BF4F3D">
      <w:r>
        <w:t xml:space="preserve">The following UI elements (indicated by their item numbers in </w:t>
      </w:r>
      <w:fldSimple w:instr=" REF _Ref459100555 ">
        <w:r w:rsidR="002C6EB8">
          <w:t xml:space="preserve">Figure </w:t>
        </w:r>
        <w:r w:rsidR="002C6EB8">
          <w:rPr>
            <w:noProof/>
          </w:rPr>
          <w:t>10</w:t>
        </w:r>
      </w:fldSimple>
      <w:r>
        <w:t>) appear at the bottom of the Measure View Page:</w:t>
      </w:r>
    </w:p>
    <w:p w:rsidR="00CA2EC7" w:rsidRDefault="00BF4F3D">
      <w:pPr>
        <w:pStyle w:val="NumberedList"/>
        <w:numPr>
          <w:ilvl w:val="0"/>
          <w:numId w:val="52"/>
        </w:numPr>
      </w:pPr>
      <w:r>
        <w:t>Terminology – Displays the value sets from the measure and referenced libraries. Clicking on any one of these value sets will show the list of codes associated with that value set.</w:t>
      </w:r>
    </w:p>
    <w:p w:rsidR="00CA2EC7" w:rsidRDefault="00BF4F3D">
      <w:pPr>
        <w:pStyle w:val="NumberedListLast"/>
        <w:spacing w:after="240"/>
      </w:pPr>
      <w:r>
        <w:t>Overlapping Value Sets – Displays value sets in the measure and referenced libraries that have shared codes.</w:t>
      </w:r>
    </w:p>
    <w:p w:rsidR="00CA2EC7" w:rsidRDefault="00BF4F3D">
      <w:pPr>
        <w:pStyle w:val="Figure"/>
        <w:rPr>
          <w:b w:val="0"/>
        </w:rPr>
      </w:pPr>
      <w:r>
        <w:rPr>
          <w:b w:val="0"/>
          <w:noProof/>
        </w:rPr>
        <w:lastRenderedPageBreak/>
        <w:drawing>
          <wp:inline distT="0" distB="0" distL="0" distR="0">
            <wp:extent cx="4705905" cy="4505325"/>
            <wp:effectExtent l="19050" t="19050" r="19050" b="9525"/>
            <wp:docPr id="14" name="Picture 14" descr="Figure 10 depicts the UI elements in the Measure Terminology and Overlapping Value Sets sections in the Measure View page in Bonnie as described in the text immediately preceding the figure." title="Figure 10: Measure Terminology and Overlapping Valu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680" cy="4513726"/>
                    </a:xfrm>
                    <a:prstGeom prst="rect">
                      <a:avLst/>
                    </a:prstGeom>
                    <a:ln>
                      <a:solidFill>
                        <a:schemeClr val="tx1"/>
                      </a:solidFill>
                    </a:ln>
                  </pic:spPr>
                </pic:pic>
              </a:graphicData>
            </a:graphic>
          </wp:inline>
        </w:drawing>
      </w:r>
    </w:p>
    <w:p w:rsidR="00CA2EC7" w:rsidRDefault="00BF4F3D">
      <w:pPr>
        <w:pStyle w:val="FigureCaption"/>
      </w:pPr>
      <w:bookmarkStart w:id="651" w:name="_Ref459100555"/>
      <w:bookmarkStart w:id="652" w:name="_Toc511732279"/>
      <w:r>
        <w:t xml:space="preserve">Figure </w:t>
      </w:r>
      <w:fldSimple w:instr=" SEQ Figure \* ARABIC ">
        <w:r w:rsidR="002C6EB8">
          <w:rPr>
            <w:noProof/>
          </w:rPr>
          <w:t>10</w:t>
        </w:r>
      </w:fldSimple>
      <w:bookmarkEnd w:id="651"/>
      <w:r>
        <w:t>. Measure Terminology and Overlapping Value Sets</w:t>
      </w:r>
      <w:bookmarkEnd w:id="652"/>
    </w:p>
    <w:p w:rsidR="00CA2EC7" w:rsidRDefault="00BF4F3D">
      <w:pPr>
        <w:pStyle w:val="Heading2"/>
      </w:pPr>
      <w:bookmarkStart w:id="653" w:name="_Toc439158071"/>
      <w:bookmarkStart w:id="654" w:name="_Toc439158253"/>
      <w:bookmarkStart w:id="655" w:name="_Toc439922492"/>
      <w:bookmarkStart w:id="656" w:name="_Toc439923962"/>
      <w:bookmarkStart w:id="657" w:name="_Toc439924031"/>
      <w:bookmarkStart w:id="658" w:name="_Toc439158072"/>
      <w:bookmarkStart w:id="659" w:name="_Toc439158102"/>
      <w:bookmarkStart w:id="660" w:name="_Toc439158254"/>
      <w:bookmarkStart w:id="661" w:name="_Toc439158284"/>
      <w:bookmarkStart w:id="662" w:name="_Toc439158300"/>
      <w:bookmarkStart w:id="663" w:name="_Toc439158872"/>
      <w:bookmarkStart w:id="664" w:name="_Toc439226574"/>
      <w:bookmarkStart w:id="665" w:name="_Toc439685373"/>
      <w:bookmarkStart w:id="666" w:name="_Toc439685389"/>
      <w:bookmarkStart w:id="667" w:name="_Toc439919289"/>
      <w:bookmarkStart w:id="668" w:name="_Toc439919370"/>
      <w:bookmarkStart w:id="669" w:name="_Toc439922457"/>
      <w:bookmarkStart w:id="670" w:name="_Toc439922493"/>
      <w:bookmarkStart w:id="671" w:name="_Toc439922525"/>
      <w:bookmarkStart w:id="672" w:name="_Toc439923963"/>
      <w:bookmarkStart w:id="673" w:name="_Toc439923995"/>
      <w:bookmarkStart w:id="674" w:name="_Toc439924032"/>
      <w:bookmarkStart w:id="675" w:name="_Toc439924063"/>
      <w:bookmarkStart w:id="676" w:name="_Toc495298951"/>
      <w:bookmarkStart w:id="677" w:name="_Toc511732253"/>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r>
        <w:t>Measure Logic</w:t>
      </w:r>
      <w:bookmarkEnd w:id="676"/>
      <w:bookmarkEnd w:id="677"/>
    </w:p>
    <w:p w:rsidR="00CA2EC7" w:rsidRDefault="00BF4F3D">
      <w:r>
        <w:t>The left-hand side of the Measure View contains the measure title, description, and a representation of the logic. The representation of the measure logic is similar to the human-readable display for the measure provided in the MAT measure exports.</w:t>
      </w:r>
    </w:p>
    <w:p w:rsidR="00CA2EC7" w:rsidRDefault="00BF4F3D">
      <w:r>
        <w:t xml:space="preserve">The measure logic section can be used to verify that the measure logic was properly loaded from the HQMF without the loss of any logical conditions. The logic can also be used to evaluate the nature of the calculation of a test patient against the logic (please refer to subsection </w:t>
      </w:r>
      <w:fldSimple w:instr=" REF _Ref459208249 \r  ">
        <w:r w:rsidR="002C6EB8">
          <w:t>4.4</w:t>
        </w:r>
      </w:fldSimple>
      <w:r>
        <w:t xml:space="preserve">, </w:t>
      </w:r>
      <w:r>
        <w:rPr>
          <w:i/>
        </w:rPr>
        <w:t>Calculation Results</w:t>
      </w:r>
      <w:r>
        <w:t>) and to visualize the test coverage of the measure logic.</w:t>
      </w:r>
    </w:p>
    <w:p w:rsidR="00CA2EC7" w:rsidRDefault="00BF4F3D">
      <w:pPr>
        <w:pStyle w:val="Heading2"/>
      </w:pPr>
      <w:bookmarkStart w:id="678" w:name="_Toc495298952"/>
      <w:bookmarkStart w:id="679" w:name="_Toc511732254"/>
      <w:r>
        <w:t>Creating a New Test Record</w:t>
      </w:r>
      <w:bookmarkEnd w:id="678"/>
      <w:bookmarkEnd w:id="679"/>
    </w:p>
    <w:p w:rsidR="00CA2EC7" w:rsidRDefault="00BF4F3D">
      <w:r>
        <w:t>To create a new test record, begin by clicking the “Add Patient” button (item #9) in the Measure View (</w:t>
      </w:r>
      <w:fldSimple w:instr=" REF _Ref459100358 ">
        <w:r w:rsidR="002C6EB8">
          <w:t xml:space="preserve">Figure </w:t>
        </w:r>
        <w:r w:rsidR="002C6EB8">
          <w:rPr>
            <w:noProof/>
          </w:rPr>
          <w:t>9</w:t>
        </w:r>
      </w:fldSimple>
      <w:r>
        <w:t xml:space="preserve">). This action opens the Patient Builder (shown in </w:t>
      </w:r>
      <w:fldSimple w:instr=" REF _Ref468456447 ">
        <w:r w:rsidR="002C6EB8">
          <w:t xml:space="preserve">Figure </w:t>
        </w:r>
        <w:r w:rsidR="002C6EB8">
          <w:rPr>
            <w:noProof/>
          </w:rPr>
          <w:t>14</w:t>
        </w:r>
      </w:fldSimple>
      <w:r>
        <w:t>). After creating the test patient record, the application returns the user to the Measure View where the user can evaluate the results of calculating the patient against the measure.</w:t>
      </w:r>
    </w:p>
    <w:p w:rsidR="00CA2EC7" w:rsidRDefault="00BF4F3D">
      <w:pPr>
        <w:pStyle w:val="Heading2"/>
        <w:keepLines/>
      </w:pPr>
      <w:bookmarkStart w:id="680" w:name="_Ref459207965"/>
      <w:bookmarkStart w:id="681" w:name="_Ref459208120"/>
      <w:bookmarkStart w:id="682" w:name="_Ref459208249"/>
      <w:bookmarkStart w:id="683" w:name="_Toc495298953"/>
      <w:bookmarkStart w:id="684" w:name="_Toc511732255"/>
      <w:r>
        <w:lastRenderedPageBreak/>
        <w:t>Calculation Results</w:t>
      </w:r>
      <w:bookmarkEnd w:id="680"/>
      <w:bookmarkEnd w:id="681"/>
      <w:bookmarkEnd w:id="682"/>
      <w:bookmarkEnd w:id="683"/>
      <w:bookmarkEnd w:id="684"/>
    </w:p>
    <w:p w:rsidR="00CA2EC7" w:rsidRDefault="00BF4F3D">
      <w:pPr>
        <w:keepNext/>
        <w:keepLines/>
      </w:pPr>
      <w:r>
        <w:t>The user can calculate the test patient against the logic of the measure in the Measure View (</w:t>
      </w:r>
      <w:fldSimple w:instr=" REF _Ref459100358 ">
        <w:r w:rsidR="002C6EB8">
          <w:t xml:space="preserve">Figure </w:t>
        </w:r>
        <w:r w:rsidR="002C6EB8">
          <w:rPr>
            <w:noProof/>
          </w:rPr>
          <w:t>9</w:t>
        </w:r>
      </w:fldSimple>
      <w:r>
        <w:t xml:space="preserve">). High-level results are calculated automatically when the Measure View is loaded. These high-level results appear under the test patients section on the right-hand side of the Measure View. These results include the percent of patients passing (item </w:t>
      </w:r>
      <w:r>
        <w:rPr>
          <w:rStyle w:val="numberreference"/>
          <w:rFonts w:ascii="Times New Roman" w:hAnsi="Times New Roman"/>
          <w:b w:val="0"/>
          <w:color w:val="auto"/>
        </w:rPr>
        <w:t>#6</w:t>
      </w:r>
      <w:r>
        <w:t xml:space="preserve">), the test coverage (item </w:t>
      </w:r>
      <w:r>
        <w:rPr>
          <w:rStyle w:val="numberreference"/>
          <w:rFonts w:ascii="Times New Roman" w:hAnsi="Times New Roman"/>
          <w:b w:val="0"/>
          <w:color w:val="auto"/>
        </w:rPr>
        <w:t>#8</w:t>
      </w:r>
      <w:r>
        <w:t xml:space="preserve">), individual statuses for each patient (items </w:t>
      </w:r>
      <w:r>
        <w:rPr>
          <w:rStyle w:val="numberreference"/>
          <w:rFonts w:ascii="Times New Roman" w:hAnsi="Times New Roman"/>
          <w:b w:val="0"/>
          <w:color w:val="auto"/>
        </w:rPr>
        <w:t>#10–13</w:t>
      </w:r>
      <w:r>
        <w:t xml:space="preserve">), and the passing patient count (item </w:t>
      </w:r>
      <w:r>
        <w:rPr>
          <w:rStyle w:val="numberreference"/>
          <w:rFonts w:ascii="Times New Roman" w:hAnsi="Times New Roman"/>
          <w:b w:val="0"/>
          <w:color w:val="auto"/>
        </w:rPr>
        <w:t>#7</w:t>
      </w:r>
      <w:r>
        <w:t>).</w:t>
      </w:r>
    </w:p>
    <w:p w:rsidR="00CA2EC7" w:rsidRDefault="00BF4F3D">
      <w:r>
        <w:t>In addition to these high-level results, detailed results can be displayed for an individual patient by clicking the “Expand Patient Results” button (</w:t>
      </w:r>
      <w:r>
        <w:rPr>
          <w:rStyle w:val="numberreference"/>
          <w:rFonts w:ascii="Times New Roman" w:hAnsi="Times New Roman"/>
          <w:b w:val="0"/>
          <w:color w:val="auto"/>
        </w:rPr>
        <w:t>#16</w:t>
      </w:r>
      <w:r>
        <w:t>). This displays a table of expected and actual results for the patient covering each population listed in the measure and shows whether that population currently meets or fails expectations.</w:t>
      </w:r>
    </w:p>
    <w:p w:rsidR="00CA2EC7" w:rsidRDefault="00BF4F3D">
      <w:r>
        <w:t xml:space="preserve">The Expanded Results View employs the following UI elements (as indicated by their item numbers in </w:t>
      </w:r>
      <w:fldSimple w:instr=" REF _Ref459100788 ">
        <w:r w:rsidR="002C6EB8">
          <w:t xml:space="preserve">Figure </w:t>
        </w:r>
        <w:r w:rsidR="002C6EB8">
          <w:rPr>
            <w:noProof/>
          </w:rPr>
          <w:t>11</w:t>
        </w:r>
      </w:fldSimple>
      <w:r>
        <w:t>):</w:t>
      </w:r>
    </w:p>
    <w:p w:rsidR="00CA2EC7" w:rsidRDefault="00BF4F3D">
      <w:pPr>
        <w:pStyle w:val="NumberedList"/>
        <w:numPr>
          <w:ilvl w:val="0"/>
          <w:numId w:val="42"/>
        </w:numPr>
      </w:pPr>
      <w:r>
        <w:t>Failing Population – A population for which the patient fails.</w:t>
      </w:r>
    </w:p>
    <w:p w:rsidR="00CA2EC7" w:rsidRDefault="00BF4F3D">
      <w:pPr>
        <w:pStyle w:val="NumberedList"/>
      </w:pPr>
      <w:r>
        <w:t>Passing Population – A population for which the patient passes.</w:t>
      </w:r>
    </w:p>
    <w:p w:rsidR="00CA2EC7" w:rsidRDefault="00BF4F3D">
      <w:pPr>
        <w:pStyle w:val="NumberedList"/>
      </w:pPr>
      <w:r>
        <w:t>Population Column – A list of the population types.</w:t>
      </w:r>
    </w:p>
    <w:p w:rsidR="00CA2EC7" w:rsidRDefault="00BF4F3D">
      <w:pPr>
        <w:pStyle w:val="NumberedList"/>
      </w:pPr>
      <w:r>
        <w:t>Expected Value – The user-defined expected value for the population.</w:t>
      </w:r>
    </w:p>
    <w:p w:rsidR="00CA2EC7" w:rsidRDefault="00BF4F3D">
      <w:pPr>
        <w:pStyle w:val="NumberedList"/>
      </w:pPr>
      <w:r>
        <w:t>Actual Value – The calculated value for that population.</w:t>
      </w:r>
    </w:p>
    <w:p w:rsidR="00CA2EC7" w:rsidRDefault="00BF4F3D">
      <w:pPr>
        <w:pStyle w:val="NumberedList"/>
      </w:pPr>
      <w:r>
        <w:t>Edit Patient Button – Allows editing of the selected patient.</w:t>
      </w:r>
    </w:p>
    <w:p w:rsidR="00CA2EC7" w:rsidRDefault="00BF4F3D">
      <w:pPr>
        <w:pStyle w:val="NumberedList"/>
      </w:pPr>
      <w:r>
        <w:t>Clone Patient Button – Allows cloning of the selected patient.</w:t>
      </w:r>
    </w:p>
    <w:p w:rsidR="00CA2EC7" w:rsidRDefault="00BF4F3D">
      <w:pPr>
        <w:pStyle w:val="NumberedListLast"/>
        <w:spacing w:after="240"/>
      </w:pPr>
      <w:r>
        <w:t>Delete Patient Button – Allows deleting of the selected patient.</w:t>
      </w:r>
    </w:p>
    <w:p w:rsidR="00CA2EC7" w:rsidRDefault="00BF4F3D">
      <w:pPr>
        <w:pStyle w:val="Figure"/>
        <w:rPr>
          <w:b w:val="0"/>
        </w:rPr>
      </w:pPr>
      <w:r>
        <w:rPr>
          <w:noProof/>
        </w:rPr>
        <w:drawing>
          <wp:inline distT="0" distB="0" distL="0" distR="0">
            <wp:extent cx="2790825" cy="2276475"/>
            <wp:effectExtent l="19050" t="19050" r="28575" b="28575"/>
            <wp:docPr id="4" name="Picture 4" descr="This figure shows the Expanded Results View as described in the text immediately preceding the figure." title="Figure 11: Expanded Result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90825" cy="2276475"/>
                    </a:xfrm>
                    <a:prstGeom prst="rect">
                      <a:avLst/>
                    </a:prstGeom>
                    <a:ln>
                      <a:solidFill>
                        <a:schemeClr val="tx1"/>
                      </a:solidFill>
                    </a:ln>
                  </pic:spPr>
                </pic:pic>
              </a:graphicData>
            </a:graphic>
          </wp:inline>
        </w:drawing>
      </w:r>
    </w:p>
    <w:p w:rsidR="00CA2EC7" w:rsidRDefault="00BF4F3D">
      <w:pPr>
        <w:pStyle w:val="FigureCaption"/>
      </w:pPr>
      <w:bookmarkStart w:id="685" w:name="_Ref459100788"/>
      <w:bookmarkStart w:id="686" w:name="_Toc495299532"/>
      <w:bookmarkStart w:id="687" w:name="_Toc511732280"/>
      <w:r>
        <w:t xml:space="preserve">Figure </w:t>
      </w:r>
      <w:fldSimple w:instr=" SEQ Figure \* ARABIC ">
        <w:r w:rsidR="002C6EB8">
          <w:rPr>
            <w:noProof/>
          </w:rPr>
          <w:t>11</w:t>
        </w:r>
      </w:fldSimple>
      <w:bookmarkEnd w:id="685"/>
      <w:r>
        <w:t>. Expanded Results View</w:t>
      </w:r>
      <w:bookmarkEnd w:id="686"/>
      <w:bookmarkEnd w:id="687"/>
    </w:p>
    <w:p w:rsidR="00CA2EC7" w:rsidRDefault="00BF4F3D">
      <w:pPr>
        <w:spacing w:after="240"/>
      </w:pPr>
      <w:r>
        <w:t xml:space="preserve">Clicking the “Expand Patient Results” button also displays the patient results calculated against each line of logic. This information is displayed in the measure logic section of the view by highlighting each logic clause. As shown in </w:t>
      </w:r>
      <w:fldSimple w:instr=" REF _Ref459100814 ">
        <w:r w:rsidR="002C6EB8">
          <w:t xml:space="preserve">Figure </w:t>
        </w:r>
        <w:r w:rsidR="002C6EB8">
          <w:rPr>
            <w:noProof/>
          </w:rPr>
          <w:t>12</w:t>
        </w:r>
      </w:fldSimple>
      <w:r>
        <w:t xml:space="preserve"> and </w:t>
      </w:r>
      <w:fldSimple w:instr=" REF _Ref459100823 ">
        <w:r w:rsidR="002C6EB8">
          <w:t xml:space="preserve">Figure </w:t>
        </w:r>
        <w:r w:rsidR="002C6EB8">
          <w:rPr>
            <w:noProof/>
          </w:rPr>
          <w:t>13</w:t>
        </w:r>
      </w:fldSimple>
      <w:r>
        <w:t xml:space="preserve">, a green highlight </w:t>
      </w:r>
      <w:r>
        <w:lastRenderedPageBreak/>
        <w:t xml:space="preserve">(accompanied by a </w:t>
      </w:r>
      <w:r>
        <w:rPr>
          <w:u w:val="single"/>
        </w:rPr>
        <w:t>solid underline</w:t>
      </w:r>
      <w:r>
        <w:t xml:space="preserve">) indicates a passing result for the logic calculation, while a red highlight (accompanied by a </w:t>
      </w:r>
      <w:r>
        <w:rPr>
          <w:u w:val="double"/>
        </w:rPr>
        <w:t>double-underline</w:t>
      </w:r>
      <w:r>
        <w:rPr>
          <w:rFonts w:ascii="Helvetica" w:eastAsia="Helvetica" w:hAnsi="Helvetica" w:cs="Helvetica"/>
        </w:rPr>
        <w:t xml:space="preserve">) </w:t>
      </w:r>
      <w:r>
        <w:t>indicates a failing result over the applicable lines of text.</w:t>
      </w:r>
    </w:p>
    <w:p w:rsidR="00CA2EC7" w:rsidRDefault="00BF4F3D">
      <w:pPr>
        <w:pStyle w:val="Figure"/>
      </w:pPr>
      <w:r>
        <w:rPr>
          <w:noProof/>
        </w:rPr>
        <w:drawing>
          <wp:inline distT="0" distB="0" distL="0" distR="0">
            <wp:extent cx="4572000" cy="1042416"/>
            <wp:effectExtent l="0" t="0" r="0" b="5715"/>
            <wp:docPr id="15" name="Picture 4" descr="This figure depicts the logic calculation highlight (passing results) for the Initial Population as described in the paragraph immediately following the figure." title="Figure 12: Logic Calculation Highlight - Passing Results">
              <a:extLst xmlns:a="http://schemas.openxmlformats.org/drawingml/2006/main">
                <a:ext uri="{FF2B5EF4-FFF2-40B4-BE49-F238E27FC236}">
                  <a16:creationId xmlns:a16="http://schemas.microsoft.com/office/drawing/2014/main" id="{20A59779-9DA3-4684-B766-E8A10DE282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0A59779-9DA3-4684-B766-E8A10DE28236}"/>
                        </a:ext>
                      </a:extLst>
                    </pic:cNvPr>
                    <pic:cNvPicPr>
                      <a:picLocks noChangeAspect="1"/>
                    </pic:cNvPicPr>
                  </pic:nvPicPr>
                  <pic:blipFill rotWithShape="1">
                    <a:blip r:embed="rId38"/>
                    <a:srcRect b="9318"/>
                    <a:stretch/>
                  </pic:blipFill>
                  <pic:spPr bwMode="auto">
                    <a:xfrm>
                      <a:off x="0" y="0"/>
                      <a:ext cx="4572000" cy="1042416"/>
                    </a:xfrm>
                    <a:prstGeom prst="rect">
                      <a:avLst/>
                    </a:prstGeom>
                    <a:ln>
                      <a:noFill/>
                    </a:ln>
                    <a:extLst>
                      <a:ext uri="{53640926-AAD7-44D8-BBD7-CCE9431645EC}">
                        <a14:shadowObscured xmlns:a14="http://schemas.microsoft.com/office/drawing/2010/main"/>
                      </a:ext>
                    </a:extLst>
                  </pic:spPr>
                </pic:pic>
              </a:graphicData>
            </a:graphic>
          </wp:inline>
        </w:drawing>
      </w:r>
    </w:p>
    <w:p w:rsidR="00CA2EC7" w:rsidRDefault="00BF4F3D">
      <w:pPr>
        <w:pStyle w:val="FigureCaption"/>
      </w:pPr>
      <w:bookmarkStart w:id="688" w:name="_Ref459100814"/>
      <w:bookmarkStart w:id="689" w:name="_Toc495299533"/>
      <w:bookmarkStart w:id="690" w:name="_Toc511732281"/>
      <w:r>
        <w:t xml:space="preserve">Figure </w:t>
      </w:r>
      <w:fldSimple w:instr=" SEQ Figure \* ARABIC ">
        <w:r w:rsidR="002C6EB8">
          <w:rPr>
            <w:noProof/>
          </w:rPr>
          <w:t>12</w:t>
        </w:r>
      </w:fldSimple>
      <w:bookmarkEnd w:id="688"/>
      <w:r>
        <w:t xml:space="preserve">. </w:t>
      </w:r>
      <w:bookmarkStart w:id="691" w:name="_Toc439154846"/>
      <w:r>
        <w:t>Logic Calculation Highlight – Passing Results</w:t>
      </w:r>
      <w:bookmarkEnd w:id="689"/>
      <w:bookmarkEnd w:id="690"/>
      <w:bookmarkEnd w:id="691"/>
    </w:p>
    <w:p w:rsidR="00CA2EC7" w:rsidRDefault="00BF4F3D">
      <w:fldSimple w:instr=" REF _Ref459100814  \* MERGEFORMAT ">
        <w:r w:rsidR="002C6EB8">
          <w:t xml:space="preserve">Figure </w:t>
        </w:r>
        <w:r w:rsidR="002C6EB8">
          <w:rPr>
            <w:noProof/>
          </w:rPr>
          <w:t>12</w:t>
        </w:r>
      </w:fldSimple>
      <w:r>
        <w:t xml:space="preserve"> shows the results of a single patient calculated against the measure logic. The highlighting of the measure logic text for calculation is intended to provide a clearer understanding of why a patient is calculating to a specific population, and uses the following indications of status:</w:t>
      </w:r>
    </w:p>
    <w:p w:rsidR="00CA2EC7" w:rsidRDefault="00BF4F3D">
      <w:pPr>
        <w:pStyle w:val="BulletListSingle"/>
      </w:pPr>
      <w:r>
        <w:t>Logic evaluated to TRUE – Green highlighting along with a solid underline</w:t>
      </w:r>
    </w:p>
    <w:p w:rsidR="00CA2EC7" w:rsidRDefault="00BF4F3D">
      <w:pPr>
        <w:pStyle w:val="BulletListSingleLast"/>
      </w:pPr>
      <w:r>
        <w:t>Logic evaluated to FALSE – Red highlighting along with a double underline</w:t>
      </w:r>
    </w:p>
    <w:p w:rsidR="00CA2EC7" w:rsidRDefault="00BF4F3D">
      <w:pPr>
        <w:spacing w:after="240"/>
      </w:pPr>
      <w:r>
        <w:t xml:space="preserve">The results of the calculation in </w:t>
      </w:r>
      <w:fldSimple w:instr=" REF _Ref459100814  \* MERGEFORMAT ">
        <w:r w:rsidR="002C6EB8">
          <w:t xml:space="preserve">Figure </w:t>
        </w:r>
        <w:r w:rsidR="002C6EB8">
          <w:rPr>
            <w:noProof/>
          </w:rPr>
          <w:t>12</w:t>
        </w:r>
      </w:fldSimple>
      <w:r>
        <w:t xml:space="preserve"> are that the patient aligns with the logic of the initial patient population (IPP). The highlighting of the logic in </w:t>
      </w:r>
      <w:fldSimple w:instr=" REF _Ref459100814  \* MERGEFORMAT ">
        <w:r w:rsidR="002C6EB8">
          <w:t xml:space="preserve">Figure </w:t>
        </w:r>
        <w:r w:rsidR="002C6EB8">
          <w:rPr>
            <w:noProof/>
          </w:rPr>
          <w:t>12</w:t>
        </w:r>
      </w:fldSimple>
      <w:r>
        <w:t xml:space="preserve"> indicates that every AND condition evaluated to true and at least one condition from each OR evaluated to true. Based on this calculation, the IPP and the Denominator evaluate to true for the patient.</w:t>
      </w:r>
    </w:p>
    <w:p w:rsidR="00CA2EC7" w:rsidRDefault="00BF4F3D">
      <w:pPr>
        <w:pStyle w:val="Figure"/>
        <w:rPr>
          <w:b w:val="0"/>
        </w:rPr>
      </w:pPr>
      <w:r>
        <w:rPr>
          <w:b w:val="0"/>
          <w:noProof/>
        </w:rPr>
        <w:drawing>
          <wp:inline distT="0" distB="0" distL="0" distR="0">
            <wp:extent cx="4571552" cy="1009650"/>
            <wp:effectExtent l="0" t="0" r="635" b="0"/>
            <wp:docPr id="9" name="Picture 1" descr="This figure image depicts the logic calculation highlight (failing results) for the Initial Populationas described in the paragraph immediately following the figure." title="Figure 13: Logic Calculation Highlight - Failing Results">
              <a:extLst xmlns:a="http://schemas.openxmlformats.org/drawingml/2006/main">
                <a:ext uri="{FF2B5EF4-FFF2-40B4-BE49-F238E27FC236}">
                  <a16:creationId xmlns:a16="http://schemas.microsoft.com/office/drawing/2014/main" id="{0D354974-863E-4EE2-B997-A9AF48E705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D354974-863E-4EE2-B997-A9AF48E7055F}"/>
                        </a:ext>
                      </a:extLst>
                    </pic:cNvPr>
                    <pic:cNvPicPr>
                      <a:picLocks noChangeAspect="1"/>
                    </pic:cNvPicPr>
                  </pic:nvPicPr>
                  <pic:blipFill rotWithShape="1">
                    <a:blip r:embed="rId39"/>
                    <a:srcRect b="14008"/>
                    <a:stretch/>
                  </pic:blipFill>
                  <pic:spPr bwMode="auto">
                    <a:xfrm>
                      <a:off x="0" y="0"/>
                      <a:ext cx="4572000" cy="1009749"/>
                    </a:xfrm>
                    <a:prstGeom prst="rect">
                      <a:avLst/>
                    </a:prstGeom>
                    <a:ln>
                      <a:noFill/>
                    </a:ln>
                    <a:extLst>
                      <a:ext uri="{53640926-AAD7-44D8-BBD7-CCE9431645EC}">
                        <a14:shadowObscured xmlns:a14="http://schemas.microsoft.com/office/drawing/2010/main"/>
                      </a:ext>
                    </a:extLst>
                  </pic:spPr>
                </pic:pic>
              </a:graphicData>
            </a:graphic>
          </wp:inline>
        </w:drawing>
      </w:r>
    </w:p>
    <w:p w:rsidR="00CA2EC7" w:rsidRDefault="00BF4F3D">
      <w:pPr>
        <w:pStyle w:val="FigureCaption"/>
      </w:pPr>
      <w:bookmarkStart w:id="692" w:name="_Ref459100823"/>
      <w:bookmarkStart w:id="693" w:name="_Toc495299534"/>
      <w:bookmarkStart w:id="694" w:name="_Toc511732282"/>
      <w:r>
        <w:t xml:space="preserve">Figure </w:t>
      </w:r>
      <w:fldSimple w:instr=" SEQ Figure \* ARABIC ">
        <w:r w:rsidR="002C6EB8">
          <w:rPr>
            <w:noProof/>
          </w:rPr>
          <w:t>13</w:t>
        </w:r>
      </w:fldSimple>
      <w:bookmarkEnd w:id="692"/>
      <w:r>
        <w:t>. Logic Calculation Highlight – Failing Results</w:t>
      </w:r>
      <w:bookmarkEnd w:id="693"/>
      <w:bookmarkEnd w:id="694"/>
    </w:p>
    <w:p w:rsidR="00CA2EC7" w:rsidRDefault="00BF4F3D">
      <w:r>
        <w:t xml:space="preserve">In </w:t>
      </w:r>
      <w:fldSimple w:instr=" REF _Ref459100823   \* MERGEFORMAT ">
        <w:r w:rsidR="002C6EB8">
          <w:t xml:space="preserve">Figure </w:t>
        </w:r>
        <w:r w:rsidR="002C6EB8">
          <w:rPr>
            <w:noProof/>
          </w:rPr>
          <w:t>13</w:t>
        </w:r>
      </w:fldSimple>
      <w:r>
        <w:t xml:space="preserve">, the population is highlighted in red, indicating that the logical statements evaluate to false. Some clauses in this figure are green, indicating they are true; however, the false female statement causes the AND logic to be false, and therefore, the results calculated in </w:t>
      </w:r>
      <w:fldSimple w:instr=" REF _Ref459100823   \* MERGEFORMAT ">
        <w:r w:rsidR="002C6EB8">
          <w:t xml:space="preserve">Figure </w:t>
        </w:r>
        <w:r w:rsidR="002C6EB8">
          <w:rPr>
            <w:noProof/>
          </w:rPr>
          <w:t>13</w:t>
        </w:r>
      </w:fldSimple>
      <w:r>
        <w:t xml:space="preserve"> indicate that the patient is neither included in the IPP nor the Denominator.</w:t>
      </w:r>
    </w:p>
    <w:p w:rsidR="00CA2EC7" w:rsidRDefault="00BF4F3D">
      <w:pPr>
        <w:pStyle w:val="Heading2"/>
      </w:pPr>
      <w:bookmarkStart w:id="695" w:name="_Toc495298954"/>
      <w:bookmarkStart w:id="696" w:name="_Toc511732256"/>
      <w:r>
        <w:t>Editing a Test Record</w:t>
      </w:r>
      <w:bookmarkEnd w:id="695"/>
      <w:bookmarkEnd w:id="696"/>
    </w:p>
    <w:p w:rsidR="00CA2EC7" w:rsidRDefault="00BF4F3D">
      <w:r>
        <w:t>The user can edit a test patient from the Measure View (</w:t>
      </w:r>
      <w:fldSimple w:instr=" REF _Ref459100358   \* MERGEFORMAT ">
        <w:r w:rsidR="002C6EB8">
          <w:t xml:space="preserve">Figure </w:t>
        </w:r>
        <w:r w:rsidR="002C6EB8">
          <w:rPr>
            <w:noProof/>
          </w:rPr>
          <w:t>9</w:t>
        </w:r>
      </w:fldSimple>
      <w:r>
        <w:t xml:space="preserve">) by clicking the “Edit” button. The user accesses the “Edit” button for a patient (item </w:t>
      </w:r>
      <w:r>
        <w:rPr>
          <w:rStyle w:val="numberreference"/>
          <w:rFonts w:ascii="Times New Roman" w:hAnsi="Times New Roman"/>
          <w:b w:val="0"/>
          <w:color w:val="auto"/>
        </w:rPr>
        <w:t>#6</w:t>
      </w:r>
      <w:r>
        <w:t xml:space="preserve"> in </w:t>
      </w:r>
      <w:fldSimple w:instr=" REF _Ref459100788   \* MERGEFORMAT ">
        <w:r w:rsidR="002C6EB8">
          <w:t xml:space="preserve">Figure </w:t>
        </w:r>
        <w:r w:rsidR="002C6EB8">
          <w:rPr>
            <w:noProof/>
          </w:rPr>
          <w:t>11</w:t>
        </w:r>
      </w:fldSimple>
      <w:r>
        <w:t xml:space="preserve">), accessible after expanding the patient result. Clicking the “Edit” button opens the Patient Builder (as shown in </w:t>
      </w:r>
      <w:fldSimple w:instr=" REF _Ref468456447 ">
        <w:r w:rsidR="002C6EB8">
          <w:t xml:space="preserve">Figure </w:t>
        </w:r>
        <w:r w:rsidR="002C6EB8">
          <w:rPr>
            <w:noProof/>
          </w:rPr>
          <w:t>14</w:t>
        </w:r>
      </w:fldSimple>
      <w:r>
        <w:t>) with the data populated for that patient. Once a patient record has been edited and saved, the application returns the user to the Measure View.</w:t>
      </w:r>
    </w:p>
    <w:p w:rsidR="00CA2EC7" w:rsidRDefault="00BF4F3D">
      <w:pPr>
        <w:pStyle w:val="Heading2"/>
      </w:pPr>
      <w:bookmarkStart w:id="697" w:name="_Toc495298955"/>
      <w:bookmarkStart w:id="698" w:name="_Toc511732257"/>
      <w:r>
        <w:lastRenderedPageBreak/>
        <w:t>Cloning a Test Record</w:t>
      </w:r>
      <w:bookmarkEnd w:id="697"/>
      <w:bookmarkEnd w:id="698"/>
    </w:p>
    <w:p w:rsidR="00CA2EC7" w:rsidRDefault="00BF4F3D">
      <w:r>
        <w:t>The user can clone a test patient from the Measure View (</w:t>
      </w:r>
      <w:fldSimple w:instr=" REF _Ref459100358 ">
        <w:r w:rsidR="002C6EB8">
          <w:t xml:space="preserve">Figure </w:t>
        </w:r>
        <w:r w:rsidR="002C6EB8">
          <w:rPr>
            <w:noProof/>
          </w:rPr>
          <w:t>9</w:t>
        </w:r>
      </w:fldSimple>
      <w:r>
        <w:t xml:space="preserve">) by clicking the “Clone” button (item </w:t>
      </w:r>
      <w:r>
        <w:rPr>
          <w:rStyle w:val="numberreference"/>
          <w:rFonts w:ascii="Times New Roman" w:hAnsi="Times New Roman"/>
          <w:b w:val="0"/>
          <w:color w:val="auto"/>
        </w:rPr>
        <w:t>#7</w:t>
      </w:r>
      <w:r>
        <w:t xml:space="preserve"> in </w:t>
      </w:r>
      <w:fldSimple w:instr=" REF _Ref459100788 ">
        <w:r w:rsidR="002C6EB8">
          <w:t xml:space="preserve">Figure </w:t>
        </w:r>
        <w:r w:rsidR="002C6EB8">
          <w:rPr>
            <w:noProof/>
          </w:rPr>
          <w:t>11</w:t>
        </w:r>
      </w:fldSimple>
      <w:r>
        <w:t>) to the immediate right of the “Edit” button, accessible after expanding the patient result. This action opens the Patient Builder (</w:t>
      </w:r>
      <w:fldSimple w:instr=" REF _Ref468456447 ">
        <w:r w:rsidR="002C6EB8">
          <w:t xml:space="preserve">Figure </w:t>
        </w:r>
        <w:r w:rsidR="002C6EB8">
          <w:rPr>
            <w:noProof/>
          </w:rPr>
          <w:t>14</w:t>
        </w:r>
      </w:fldSimple>
      <w:r>
        <w:t>)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rsidR="00CA2EC7" w:rsidRDefault="00BF4F3D">
      <w:pPr>
        <w:pStyle w:val="Heading2"/>
      </w:pPr>
      <w:bookmarkStart w:id="699" w:name="_Toc495298956"/>
      <w:bookmarkStart w:id="700" w:name="_Toc511732258"/>
      <w:r>
        <w:t>Deleting a Test Record</w:t>
      </w:r>
      <w:bookmarkEnd w:id="699"/>
      <w:bookmarkEnd w:id="700"/>
    </w:p>
    <w:p w:rsidR="00CA2EC7" w:rsidRDefault="00BF4F3D">
      <w:r>
        <w:t>The user can delete a test patient from the Measure View (</w:t>
      </w:r>
      <w:fldSimple w:instr=" REF _Ref459100358 ">
        <w:r w:rsidR="002C6EB8">
          <w:t xml:space="preserve">Figure </w:t>
        </w:r>
        <w:r w:rsidR="002C6EB8">
          <w:rPr>
            <w:noProof/>
          </w:rPr>
          <w:t>9</w:t>
        </w:r>
      </w:fldSimple>
      <w:r>
        <w:t xml:space="preserve">) by clicking the “Delete” icon (item </w:t>
      </w:r>
      <w:r>
        <w:rPr>
          <w:rStyle w:val="numberreference"/>
          <w:rFonts w:ascii="Times New Roman" w:hAnsi="Times New Roman"/>
          <w:b w:val="0"/>
          <w:color w:val="auto"/>
        </w:rPr>
        <w:t>#8</w:t>
      </w:r>
      <w:r>
        <w:t xml:space="preserve"> in </w:t>
      </w:r>
      <w:fldSimple w:instr=" REF _Ref459100788 ">
        <w:r w:rsidR="002C6EB8">
          <w:t xml:space="preserve">Figure </w:t>
        </w:r>
        <w:r w:rsidR="002C6EB8">
          <w:rPr>
            <w:noProof/>
          </w:rPr>
          <w:t>11</w:t>
        </w:r>
      </w:fldSimple>
      <w:r>
        <w:t>)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rsidR="00CA2EC7" w:rsidRDefault="00BF4F3D">
      <w:pPr>
        <w:pStyle w:val="Heading2"/>
      </w:pPr>
      <w:bookmarkStart w:id="701" w:name="_Toc495298958"/>
      <w:bookmarkStart w:id="702" w:name="_Toc511732259"/>
      <w:r>
        <w:t>Updating a Measure</w:t>
      </w:r>
      <w:bookmarkEnd w:id="701"/>
      <w:bookmarkEnd w:id="702"/>
    </w:p>
    <w:p w:rsidR="00CA2EC7" w:rsidRDefault="00BF4F3D">
      <w:pPr>
        <w:spacing w:after="240"/>
      </w:pPr>
      <w:r>
        <w:t xml:space="preserve">The user can update a measure by clicking the “Update Measure” button, which is accessed by clicking the “Measure Actions” icon (item </w:t>
      </w:r>
      <w:r>
        <w:rPr>
          <w:rStyle w:val="numberreference"/>
          <w:rFonts w:ascii="Times New Roman" w:hAnsi="Times New Roman"/>
          <w:b w:val="0"/>
          <w:color w:val="auto"/>
        </w:rPr>
        <w:t>#2</w:t>
      </w:r>
      <w:r>
        <w:t xml:space="preserve"> in </w:t>
      </w:r>
      <w:fldSimple w:instr=" REF _Ref459100358 ">
        <w:r w:rsidR="002C6EB8">
          <w:t xml:space="preserve">Figure </w:t>
        </w:r>
        <w:r w:rsidR="002C6EB8">
          <w:rPr>
            <w:noProof/>
          </w:rPr>
          <w:t>9</w:t>
        </w:r>
      </w:fldSimple>
      <w:r>
        <w:t xml:space="preserve">). The “Update Measures” button displays the Update Measure Dialog (shown in </w:t>
      </w:r>
      <w:fldSimple w:instr=" REF _Ref459100171 ">
        <w:r w:rsidR="002C6EB8">
          <w:t xml:space="preserve">Figure </w:t>
        </w:r>
        <w:r w:rsidR="002C6EB8">
          <w:rPr>
            <w:noProof/>
          </w:rPr>
          <w:t>8</w:t>
        </w:r>
      </w:fldSimple>
      <w:r>
        <w:t xml:space="preserve">), which allows the user to specify a new zip package for a measure exported from the MAT. Once the new measure package has been entered, the user clicks the “Load” button, which updates the measure definition </w:t>
      </w:r>
      <w:r>
        <w:rPr>
          <w:sz w:val="23"/>
          <w:szCs w:val="23"/>
        </w:rPr>
        <w:t>and returns the user to the Measure View with the updated measure definition.</w:t>
      </w:r>
    </w:p>
    <w:p w:rsidR="00CA2EC7" w:rsidRDefault="00BF4F3D">
      <w:pPr>
        <w:pStyle w:val="Heading2"/>
      </w:pPr>
      <w:bookmarkStart w:id="703" w:name="_Toc495298959"/>
      <w:bookmarkStart w:id="704" w:name="_Toc511732260"/>
      <w:r>
        <w:t>Deleting a Measure</w:t>
      </w:r>
      <w:bookmarkEnd w:id="703"/>
      <w:bookmarkEnd w:id="704"/>
    </w:p>
    <w:p w:rsidR="00CA2EC7" w:rsidRDefault="00BF4F3D">
      <w:r>
        <w:t>The user can delete a measure from the Measure View (</w:t>
      </w:r>
      <w:fldSimple w:instr=" REF _Ref459100358 ">
        <w:r w:rsidR="002C6EB8">
          <w:t xml:space="preserve">Figure </w:t>
        </w:r>
        <w:r w:rsidR="002C6EB8">
          <w:rPr>
            <w:noProof/>
          </w:rPr>
          <w:t>9</w:t>
        </w:r>
      </w:fldSimple>
      <w:r>
        <w:t xml:space="preserve">) by clicking the “Delete” icon for a measure. To access the “Delete” icon, the user clicks the “Measure Actions” icon (item </w:t>
      </w:r>
      <w:r>
        <w:rPr>
          <w:rStyle w:val="numberreference"/>
          <w:rFonts w:ascii="Times New Roman" w:hAnsi="Times New Roman"/>
          <w:b w:val="0"/>
          <w:color w:val="auto"/>
        </w:rPr>
        <w:t>#2</w:t>
      </w:r>
      <w:r>
        <w:t xml:space="preserve"> in </w:t>
      </w:r>
      <w:fldSimple w:instr=" REF _Ref459100358 ">
        <w:r w:rsidR="002C6EB8">
          <w:t xml:space="preserve">Figure </w:t>
        </w:r>
        <w:r w:rsidR="002C6EB8">
          <w:rPr>
            <w:noProof/>
          </w:rPr>
          <w:t>9</w:t>
        </w:r>
      </w:fldSimple>
      <w:r>
        <w:t>). A user cannot undo the deletion of a measure. To delete a measure, the user initially clicks the “Delete” icon. A second “Delete” icon is then displayed. The user must click the second “Delete” icon to confirm the deletion of the measure. Deleted measures are no longer displayed on the Measure Dashboard.</w:t>
      </w:r>
    </w:p>
    <w:p w:rsidR="00CA2EC7" w:rsidRDefault="00CA2EC7"/>
    <w:p w:rsidR="00CA2EC7" w:rsidRDefault="00CA2EC7">
      <w:pPr>
        <w:sectPr w:rsidR="00CA2EC7">
          <w:headerReference w:type="first" r:id="rId40"/>
          <w:footerReference w:type="first" r:id="rId41"/>
          <w:pgSz w:w="12240" w:h="15840" w:code="1"/>
          <w:pgMar w:top="1440" w:right="1440" w:bottom="1440" w:left="1440" w:header="504" w:footer="504" w:gutter="0"/>
          <w:cols w:space="720"/>
          <w:titlePg/>
          <w:docGrid w:linePitch="360"/>
        </w:sectPr>
      </w:pPr>
    </w:p>
    <w:p w:rsidR="00CA2EC7" w:rsidRDefault="00BF4F3D">
      <w:pPr>
        <w:pStyle w:val="Heading1"/>
      </w:pPr>
      <w:bookmarkStart w:id="705" w:name="_Ref459207741"/>
      <w:bookmarkStart w:id="706" w:name="_Ref459207752"/>
      <w:bookmarkStart w:id="707" w:name="_Ref459207780"/>
      <w:bookmarkStart w:id="708" w:name="_Ref459207791"/>
      <w:bookmarkStart w:id="709" w:name="_Ref459208168"/>
      <w:bookmarkStart w:id="710" w:name="_Toc495298960"/>
      <w:bookmarkStart w:id="711" w:name="_Toc511732261"/>
      <w:r>
        <w:lastRenderedPageBreak/>
        <w:t>Building a Patient Test Record</w:t>
      </w:r>
      <w:bookmarkEnd w:id="705"/>
      <w:bookmarkEnd w:id="706"/>
      <w:bookmarkEnd w:id="707"/>
      <w:bookmarkEnd w:id="708"/>
      <w:bookmarkEnd w:id="709"/>
      <w:bookmarkEnd w:id="710"/>
      <w:bookmarkEnd w:id="711"/>
    </w:p>
    <w:p w:rsidR="00CA2EC7" w:rsidRDefault="00BF4F3D">
      <w:pPr>
        <w:pStyle w:val="Heading2"/>
      </w:pPr>
      <w:bookmarkStart w:id="712" w:name="_Toc495298961"/>
      <w:bookmarkStart w:id="713" w:name="_Toc511732262"/>
      <w:r>
        <w:t>Overview</w:t>
      </w:r>
      <w:bookmarkEnd w:id="712"/>
      <w:bookmarkEnd w:id="713"/>
    </w:p>
    <w:p w:rsidR="00CA2EC7" w:rsidRDefault="00BF4F3D">
      <w:r>
        <w:t xml:space="preserve">The Patient Builder view, as shown in </w:t>
      </w:r>
      <w:fldSimple w:instr=" REF _Ref468456447  \* MERGEFORMAT ">
        <w:r w:rsidR="002C6EB8">
          <w:t xml:space="preserve">Figure </w:t>
        </w:r>
        <w:r w:rsidR="002C6EB8">
          <w:rPr>
            <w:noProof/>
          </w:rPr>
          <w:t>14</w:t>
        </w:r>
      </w:fldSimple>
      <w:r>
        <w:t xml:space="preserve">, allows the addition and editing of clinical data for a synthetic test patient record. The user accesses the Patient Builder view by clicking the “Add Patient” button (item </w:t>
      </w:r>
      <w:r>
        <w:rPr>
          <w:rStyle w:val="numberreference"/>
          <w:rFonts w:ascii="Times New Roman" w:hAnsi="Times New Roman"/>
          <w:b w:val="0"/>
          <w:color w:val="auto"/>
        </w:rPr>
        <w:t>#11</w:t>
      </w:r>
      <w:r>
        <w:t>) on the Measure Dashboard (Figure 5), or by clicking the “Add Patient,” ‘Edit,” or “Clone” buttons from the Measure View (</w:t>
      </w:r>
      <w:fldSimple w:instr=" REF _Ref459100358   \* MERGEFORMAT ">
        <w:r w:rsidR="002C6EB8">
          <w:t xml:space="preserve">Figure </w:t>
        </w:r>
        <w:r w:rsidR="002C6EB8">
          <w:rPr>
            <w:noProof/>
          </w:rPr>
          <w:t>9</w:t>
        </w:r>
      </w:fldSimple>
      <w:r>
        <w:t>).</w:t>
      </w:r>
    </w:p>
    <w:p w:rsidR="00CA2EC7" w:rsidRDefault="00BF4F3D">
      <w:r>
        <w:t xml:space="preserve">The Patient Builder View employs the following UI elements (as indicated by their item numbers in </w:t>
      </w:r>
      <w:fldSimple w:instr=" REF _Ref468456447 ">
        <w:r w:rsidR="002C6EB8">
          <w:t xml:space="preserve">Figure </w:t>
        </w:r>
        <w:r w:rsidR="002C6EB8">
          <w:rPr>
            <w:noProof/>
          </w:rPr>
          <w:t>14</w:t>
        </w:r>
      </w:fldSimple>
      <w:r>
        <w:t>):</w:t>
      </w:r>
    </w:p>
    <w:p w:rsidR="00CA2EC7" w:rsidRDefault="00BF4F3D">
      <w:pPr>
        <w:pStyle w:val="NumberedList"/>
        <w:numPr>
          <w:ilvl w:val="0"/>
          <w:numId w:val="53"/>
        </w:numPr>
      </w:pPr>
      <w:r>
        <w:t>Patient Name – Allows the entry of a first and last name for the patient record.</w:t>
      </w:r>
    </w:p>
    <w:p w:rsidR="00CA2EC7" w:rsidRDefault="00BF4F3D">
      <w:pPr>
        <w:pStyle w:val="NumberedList"/>
      </w:pPr>
      <w:r>
        <w:t>Patient Characteristics – Allows the definition of characteristics data for the patient.</w:t>
      </w:r>
    </w:p>
    <w:p w:rsidR="00CA2EC7" w:rsidRDefault="00BF4F3D">
      <w:pPr>
        <w:pStyle w:val="NumberedList"/>
      </w:pPr>
      <w:r>
        <w:t>Measure Information – Shows the description for the patient’s associated measure.</w:t>
      </w:r>
    </w:p>
    <w:p w:rsidR="00CA2EC7" w:rsidRDefault="00BF4F3D">
      <w:pPr>
        <w:pStyle w:val="NumberedList"/>
      </w:pPr>
      <w:r>
        <w:t>Expectations – Allows users to set the calculation expectation for each population of the measure.</w:t>
      </w:r>
    </w:p>
    <w:p w:rsidR="00CA2EC7" w:rsidRDefault="00BF4F3D">
      <w:pPr>
        <w:pStyle w:val="NumberedListLast"/>
        <w:spacing w:after="240"/>
      </w:pPr>
      <w:r>
        <w:t>Actions – Allows users to save or cancel a patient record.</w:t>
      </w:r>
    </w:p>
    <w:p w:rsidR="00CA2EC7" w:rsidRDefault="00BF4F3D">
      <w:pPr>
        <w:pStyle w:val="Figure"/>
      </w:pPr>
      <w:r>
        <w:rPr>
          <w:noProof/>
        </w:rPr>
        <w:drawing>
          <wp:inline distT="0" distB="0" distL="0" distR="0">
            <wp:extent cx="4776890" cy="2980944"/>
            <wp:effectExtent l="19050" t="19050" r="24130" b="10160"/>
            <wp:docPr id="45" name="Picture 45" descr="This figure shows the Patient Builder View as described in the text immediately preceding the figure." title="Figure 14: Patient Builder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76890" cy="2980944"/>
                    </a:xfrm>
                    <a:prstGeom prst="rect">
                      <a:avLst/>
                    </a:prstGeom>
                    <a:ln>
                      <a:solidFill>
                        <a:schemeClr val="tx1"/>
                      </a:solidFill>
                    </a:ln>
                  </pic:spPr>
                </pic:pic>
              </a:graphicData>
            </a:graphic>
          </wp:inline>
        </w:drawing>
      </w:r>
    </w:p>
    <w:p w:rsidR="00CA2EC7" w:rsidRDefault="00BF4F3D">
      <w:pPr>
        <w:pStyle w:val="FigureCaption"/>
      </w:pPr>
      <w:bookmarkStart w:id="714" w:name="_Ref468456447"/>
      <w:bookmarkStart w:id="715" w:name="_Toc495299535"/>
      <w:bookmarkStart w:id="716" w:name="_Toc511732283"/>
      <w:r>
        <w:t xml:space="preserve">Figure </w:t>
      </w:r>
      <w:fldSimple w:instr=" SEQ Figure \* ARABIC ">
        <w:r w:rsidR="002C6EB8">
          <w:rPr>
            <w:noProof/>
          </w:rPr>
          <w:t>14</w:t>
        </w:r>
      </w:fldSimple>
      <w:bookmarkEnd w:id="714"/>
      <w:r>
        <w:t>. Patient Builder View</w:t>
      </w:r>
      <w:bookmarkEnd w:id="715"/>
      <w:bookmarkEnd w:id="716"/>
    </w:p>
    <w:p w:rsidR="00CA2EC7" w:rsidRDefault="00BF4F3D">
      <w:r>
        <w:t>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section. Quality Data Model elements can be added to the patient history section by dragging and dropping an individual element onto the patient history section.</w:t>
      </w:r>
    </w:p>
    <w:p w:rsidR="00CA2EC7" w:rsidRDefault="00BF4F3D">
      <w:r>
        <w:lastRenderedPageBreak/>
        <w:t>In addition to defining the patient data, the Patient Builder view allows the user to set expectations on the patient using the “Expectations” section. Expectations represent how the user expects the patient to calculate against the measure. The “Expectations” section will be different based on the type of measure used to build the patient record. The “Expectations” section for patient-based measures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rsidR="00CA2EC7" w:rsidRDefault="00BF4F3D">
      <w:r>
        <w:t xml:space="preserve">The Patient Builder’s logic section displays the logic of the measure against which the patient test record is constructed. As data is entered, the application continuously calculates the patient against the measure logic, and the results are displayed against the measure using the logic highlighting. Subsection </w:t>
      </w:r>
      <w:fldSimple w:instr=" REF _Ref459208120 \r  ">
        <w:r w:rsidR="002C6EB8">
          <w:t>4.4</w:t>
        </w:r>
      </w:fldSimple>
      <w:r>
        <w:t xml:space="preserve"> provides additional information about the descriptions of the logic highlighting technique based on calculation results shown in </w:t>
      </w:r>
      <w:fldSimple w:instr=" REF _Ref459100814 ">
        <w:r w:rsidR="002C6EB8">
          <w:t xml:space="preserve">Figure </w:t>
        </w:r>
        <w:r w:rsidR="002C6EB8">
          <w:rPr>
            <w:noProof/>
          </w:rPr>
          <w:t>12</w:t>
        </w:r>
      </w:fldSimple>
      <w:r>
        <w:t xml:space="preserve"> and </w:t>
      </w:r>
      <w:fldSimple w:instr=" REF _Ref459100823 ">
        <w:r w:rsidR="002C6EB8">
          <w:t xml:space="preserve">Figure </w:t>
        </w:r>
        <w:r w:rsidR="002C6EB8">
          <w:rPr>
            <w:noProof/>
          </w:rPr>
          <w:t>13</w:t>
        </w:r>
      </w:fldSimple>
      <w:r>
        <w:t>.</w:t>
      </w:r>
    </w:p>
    <w:p w:rsidR="00CA2EC7" w:rsidRDefault="00BF4F3D">
      <w:pPr>
        <w:pStyle w:val="Heading2"/>
      </w:pPr>
      <w:bookmarkStart w:id="717" w:name="_Toc495298962"/>
      <w:bookmarkStart w:id="718" w:name="_Toc511732263"/>
      <w:r>
        <w:t>Building a Synthetic Patient</w:t>
      </w:r>
      <w:bookmarkEnd w:id="717"/>
      <w:bookmarkEnd w:id="718"/>
    </w:p>
    <w:p w:rsidR="00CA2EC7" w:rsidRDefault="00BF4F3D">
      <w:r>
        <w:t xml:space="preserve">The first step in building a synthetic patient record is defining the patient name. The patient’s first and last name can be set in the “Patient Name” section (item </w:t>
      </w:r>
      <w:r>
        <w:rPr>
          <w:rStyle w:val="numberreference"/>
          <w:rFonts w:ascii="Times New Roman" w:hAnsi="Times New Roman"/>
          <w:b w:val="0"/>
          <w:color w:val="auto"/>
        </w:rPr>
        <w:t>#1</w:t>
      </w:r>
      <w:r>
        <w:t xml:space="preserve"> in </w:t>
      </w:r>
      <w:fldSimple w:instr=" REF _Ref468456447 ">
        <w:r w:rsidR="002C6EB8">
          <w:t xml:space="preserve">Figure </w:t>
        </w:r>
        <w:r w:rsidR="002C6EB8">
          <w:rPr>
            <w:noProof/>
          </w:rPr>
          <w:t>14</w:t>
        </w:r>
      </w:fldSimple>
      <w:r>
        <w:t xml:space="preserve">). The user can then add patient notes and define patient characteristics in the “Patient Characteristics” section (item </w:t>
      </w:r>
      <w:r>
        <w:rPr>
          <w:rStyle w:val="numberreference"/>
          <w:rFonts w:ascii="Times New Roman" w:hAnsi="Times New Roman"/>
          <w:b w:val="0"/>
          <w:color w:val="auto"/>
        </w:rPr>
        <w:t>#2</w:t>
      </w:r>
      <w:r>
        <w:t>). Characteristics for the patient include data such as birthdate, race, ethnicity, gender, payer, and living status.</w:t>
      </w:r>
    </w:p>
    <w:p w:rsidR="00CA2EC7" w:rsidRDefault="00BF4F3D">
      <w:r>
        <w:t xml:space="preserve">After defining the patient’s name, the user defines the expectations for how the patient will behave and be calculated against the measure. The user sets the expectations for the patient in the “Expected Value” section (item </w:t>
      </w:r>
      <w:r>
        <w:rPr>
          <w:rStyle w:val="numberreference"/>
          <w:rFonts w:ascii="Times New Roman" w:hAnsi="Times New Roman"/>
          <w:b w:val="0"/>
          <w:color w:val="auto"/>
        </w:rPr>
        <w:t>#4</w:t>
      </w:r>
      <w:r>
        <w:t xml:space="preserve">). If the user expects the patient to align with the initial patient population logic, then the user should set that expectation in item </w:t>
      </w:r>
      <w:r>
        <w:rPr>
          <w:rStyle w:val="numberreference"/>
          <w:rFonts w:ascii="Times New Roman" w:hAnsi="Times New Roman"/>
          <w:b w:val="0"/>
          <w:color w:val="auto"/>
        </w:rPr>
        <w:t>#4</w:t>
      </w:r>
      <w:r>
        <w:t>. Expectations are used throughout the Bonnie application to determine if a patient is passing or failing against the measure.</w:t>
      </w:r>
    </w:p>
    <w:p w:rsidR="00CA2EC7" w:rsidRDefault="00BF4F3D">
      <w:r>
        <w:t>If the expected results for the patient align with the actual results from calculating the patient against the measure logic, the patient passes. If the expected results do not match the actual calculated results, the patient fails. This system provides the capability to build patients and set expectations for those patients based on the intent of the measure. Once the measure is calculated, the passing state indicates that the measure logic aligns with the intent, while the failing state indicates that either the measure logic does not align with the intent or the synthetic patient was constructed improperly.</w:t>
      </w:r>
    </w:p>
    <w:p w:rsidR="00CA2EC7" w:rsidRDefault="00BF4F3D">
      <w:pPr>
        <w:spacing w:after="240"/>
      </w:pPr>
      <w:r>
        <w:t xml:space="preserve">Note that in </w:t>
      </w:r>
      <w:fldSimple w:instr=" REF _Ref468458447 ">
        <w:r w:rsidR="002C6EB8">
          <w:t xml:space="preserve">Figure </w:t>
        </w:r>
        <w:r w:rsidR="002C6EB8">
          <w:rPr>
            <w:noProof/>
          </w:rPr>
          <w:t>15</w:t>
        </w:r>
      </w:fldSimple>
      <w:r>
        <w:t xml:space="preserve">,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w:t>
      </w:r>
      <w:fldSimple w:instr=" REF _Ref468458447 ">
        <w:r w:rsidR="002C6EB8">
          <w:t xml:space="preserve">Figure </w:t>
        </w:r>
        <w:r w:rsidR="002C6EB8">
          <w:rPr>
            <w:noProof/>
          </w:rPr>
          <w:t>15</w:t>
        </w:r>
      </w:fldSimple>
      <w:r>
        <w:t>.</w:t>
      </w:r>
    </w:p>
    <w:p w:rsidR="00CA2EC7" w:rsidRDefault="00BF4F3D">
      <w:pPr>
        <w:pStyle w:val="Figure"/>
        <w:rPr>
          <w:b w:val="0"/>
        </w:rPr>
      </w:pPr>
      <w:r>
        <w:rPr>
          <w:noProof/>
        </w:rPr>
        <w:lastRenderedPageBreak/>
        <w:drawing>
          <wp:inline distT="0" distB="0" distL="0" distR="0">
            <wp:extent cx="3344295" cy="1038225"/>
            <wp:effectExtent l="0" t="0" r="8890" b="0"/>
            <wp:docPr id="43" name="Picture 43" descr="Figure 15 shows a screen capture of continuous variable measures expected populations as described in the text immediately preceding the figure. The checkboxes for IPP and MSRPOPL are checked with the OBSERV option set at 50." title="Figure 15: Continuous Variable Measures Expected Popu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01-07%20at%209.26.20%20AM.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11812"/>
                    <a:stretch/>
                  </pic:blipFill>
                  <pic:spPr bwMode="auto">
                    <a:xfrm>
                      <a:off x="0" y="0"/>
                      <a:ext cx="3350664" cy="1040202"/>
                    </a:xfrm>
                    <a:prstGeom prst="rect">
                      <a:avLst/>
                    </a:prstGeom>
                    <a:noFill/>
                    <a:ln>
                      <a:noFill/>
                    </a:ln>
                    <a:extLst>
                      <a:ext uri="{53640926-AAD7-44D8-BBD7-CCE9431645EC}">
                        <a14:shadowObscured xmlns:a14="http://schemas.microsoft.com/office/drawing/2010/main"/>
                      </a:ext>
                    </a:extLst>
                  </pic:spPr>
                </pic:pic>
              </a:graphicData>
            </a:graphic>
          </wp:inline>
        </w:drawing>
      </w:r>
    </w:p>
    <w:p w:rsidR="00CA2EC7" w:rsidRDefault="00BF4F3D">
      <w:pPr>
        <w:pStyle w:val="FigureCaption"/>
      </w:pPr>
      <w:bookmarkStart w:id="719" w:name="_Ref468458447"/>
      <w:bookmarkStart w:id="720" w:name="_Toc495299536"/>
      <w:bookmarkStart w:id="721" w:name="_Toc511732284"/>
      <w:r>
        <w:t xml:space="preserve">Figure </w:t>
      </w:r>
      <w:fldSimple w:instr=" SEQ Figure \* ARABIC ">
        <w:r w:rsidR="002C6EB8">
          <w:rPr>
            <w:noProof/>
          </w:rPr>
          <w:t>15</w:t>
        </w:r>
      </w:fldSimple>
      <w:bookmarkEnd w:id="719"/>
      <w:r>
        <w:t>. Continuous Variable Measures Expected Populations</w:t>
      </w:r>
      <w:bookmarkEnd w:id="720"/>
      <w:bookmarkEnd w:id="721"/>
    </w:p>
    <w:p w:rsidR="00CA2EC7" w:rsidRDefault="00BF4F3D">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rsidR="00CA2EC7" w:rsidRDefault="00BF4F3D">
      <w:pPr>
        <w:pStyle w:val="Heading2"/>
      </w:pPr>
      <w:bookmarkStart w:id="722" w:name="_Toc495298963"/>
      <w:bookmarkStart w:id="723" w:name="_Toc511732264"/>
      <w:r>
        <w:t>Building the Patient History</w:t>
      </w:r>
      <w:bookmarkEnd w:id="722"/>
      <w:bookmarkEnd w:id="723"/>
    </w:p>
    <w:p w:rsidR="00CA2EC7" w:rsidRDefault="00BF4F3D">
      <w:fldSimple w:instr=" REF _Ref440365146 ">
        <w:r w:rsidR="002C6EB8">
          <w:t xml:space="preserve">Figure </w:t>
        </w:r>
        <w:r w:rsidR="002C6EB8">
          <w:rPr>
            <w:noProof/>
          </w:rPr>
          <w:t>16</w:t>
        </w:r>
      </w:fldSimple>
      <w:r>
        <w:t xml:space="preserve"> depicts four events in the patient’s history—an encounter, a diagnosis, and two medications—based on data elements from the measure. When a QDM element is added to the patient history, it becomes an event in the patient’s history, which warrants a duration and associated fields. When an event is first created, it is given default start and end date/times and is associated with a code from each value set associated with the source QDM element. These defaults as well as additional data can be edited by expanding the event. </w:t>
      </w:r>
      <w:fldSimple w:instr=" REF _Ref440365146 ">
        <w:r w:rsidR="002C6EB8">
          <w:t xml:space="preserve">Figure </w:t>
        </w:r>
        <w:r w:rsidR="002C6EB8">
          <w:rPr>
            <w:noProof/>
          </w:rPr>
          <w:t>16</w:t>
        </w:r>
      </w:fldSimple>
      <w:r>
        <w:t xml:space="preserve"> shows an example of an expanded event from the patient history that can be edited. By clicking the expand/collapse details icon (item </w:t>
      </w:r>
      <w:r>
        <w:rPr>
          <w:rStyle w:val="numberreference"/>
          <w:rFonts w:ascii="Times New Roman" w:hAnsi="Times New Roman"/>
          <w:b w:val="0"/>
          <w:color w:val="auto"/>
        </w:rPr>
        <w:t>#3</w:t>
      </w:r>
      <w:r>
        <w:t>), the user can edit the details of the element.</w:t>
      </w:r>
    </w:p>
    <w:p w:rsidR="00CA2EC7" w:rsidRDefault="00BF4F3D">
      <w:r>
        <w:t xml:space="preserve">The following UI elements are shown in </w:t>
      </w:r>
      <w:fldSimple w:instr=" REF _Ref440365146 ">
        <w:r w:rsidR="002C6EB8">
          <w:t xml:space="preserve">Figure </w:t>
        </w:r>
        <w:r w:rsidR="002C6EB8">
          <w:rPr>
            <w:noProof/>
          </w:rPr>
          <w:t>16</w:t>
        </w:r>
      </w:fldSimple>
      <w:r>
        <w:t>:</w:t>
      </w:r>
    </w:p>
    <w:p w:rsidR="00CA2EC7" w:rsidRDefault="00BF4F3D">
      <w:pPr>
        <w:pStyle w:val="NumberedList"/>
        <w:numPr>
          <w:ilvl w:val="0"/>
          <w:numId w:val="65"/>
        </w:numPr>
      </w:pPr>
      <w:r>
        <w:t>Elements Section – Contains QDM elements that the user can add to the patient history.</w:t>
      </w:r>
    </w:p>
    <w:p w:rsidR="00CA2EC7" w:rsidRDefault="00BF4F3D">
      <w:pPr>
        <w:pStyle w:val="NumberedList"/>
      </w:pPr>
      <w:r>
        <w:t>QDM Element – Shows a condensed summary of a QDM element.</w:t>
      </w:r>
    </w:p>
    <w:p w:rsidR="00CA2EC7" w:rsidRDefault="00BF4F3D">
      <w:pPr>
        <w:pStyle w:val="NumberedList"/>
      </w:pPr>
      <w:r>
        <w:t>Expand/Collapse Details – Allows hiding or expanding the details of an element.</w:t>
      </w:r>
    </w:p>
    <w:p w:rsidR="00CA2EC7" w:rsidRDefault="00BF4F3D">
      <w:pPr>
        <w:pStyle w:val="NumberedList"/>
      </w:pPr>
      <w:r>
        <w:t>Start Date/Time – Allows setting the start date/time for an element.</w:t>
      </w:r>
    </w:p>
    <w:p w:rsidR="00CA2EC7" w:rsidRDefault="00BF4F3D">
      <w:pPr>
        <w:pStyle w:val="NumberedList"/>
      </w:pPr>
      <w:r>
        <w:t>End Date/Time – Allows setting the end date/time for an element. The checkbox allows specifying that the end date/time is undefined (ongoing event).</w:t>
      </w:r>
    </w:p>
    <w:p w:rsidR="00CA2EC7" w:rsidRDefault="00BF4F3D">
      <w:pPr>
        <w:pStyle w:val="NumberedList"/>
      </w:pPr>
      <w:r>
        <w:t>Codes Section – Allows adding codes to the element. Note that Bonnie will automatically find an appropriate code and add it.</w:t>
      </w:r>
    </w:p>
    <w:p w:rsidR="00CA2EC7" w:rsidRDefault="00BF4F3D">
      <w:pPr>
        <w:pStyle w:val="NumberedList"/>
      </w:pPr>
      <w:r>
        <w:t>Medication or Value Section – Allows adding values to the element (i.e., laboratory result values). This element shows details for adding a medication, allowing the user to specify amount prescribed, regimen, amount filled, and the times the prescription was filled.</w:t>
      </w:r>
    </w:p>
    <w:p w:rsidR="00CA2EC7" w:rsidRDefault="00BF4F3D">
      <w:pPr>
        <w:pStyle w:val="NumberedList"/>
      </w:pPr>
      <w:r>
        <w:t>Fields Section – Allows adding fields to the element (i.e., ordinality).</w:t>
      </w:r>
    </w:p>
    <w:p w:rsidR="00CA2EC7" w:rsidRDefault="00BF4F3D">
      <w:pPr>
        <w:pStyle w:val="NumberedList"/>
      </w:pPr>
      <w:r>
        <w:t>Negation Section – Allows indicating that the element is not done with a reason.</w:t>
      </w:r>
    </w:p>
    <w:p w:rsidR="00CA2EC7" w:rsidRDefault="00BF4F3D">
      <w:pPr>
        <w:pStyle w:val="NumberedList"/>
      </w:pPr>
      <w:r>
        <w:t>Delete Button – Allows deleting an element from the patient history.</w:t>
      </w:r>
    </w:p>
    <w:p w:rsidR="00CA2EC7" w:rsidRDefault="00BF4F3D">
      <w:pPr>
        <w:pStyle w:val="NumberedListLast"/>
        <w:spacing w:after="240"/>
      </w:pPr>
      <w:r>
        <w:t>CQL Calculation Results – Shows the results for each of the populations.</w:t>
      </w:r>
    </w:p>
    <w:p w:rsidR="00CA2EC7" w:rsidRDefault="00BF4F3D">
      <w:pPr>
        <w:pStyle w:val="Figure"/>
        <w:rPr>
          <w:b w:val="0"/>
        </w:rPr>
      </w:pPr>
      <w:r>
        <w:rPr>
          <w:noProof/>
        </w:rPr>
        <w:lastRenderedPageBreak/>
        <w:t xml:space="preserve"> </w:t>
      </w:r>
      <w:r>
        <w:rPr>
          <w:noProof/>
        </w:rPr>
        <w:drawing>
          <wp:inline distT="0" distB="0" distL="0" distR="0">
            <wp:extent cx="5577840" cy="4809744"/>
            <wp:effectExtent l="0" t="0" r="3810" b="0"/>
            <wp:docPr id="44" name="Picture 44" descr="This figure shows a screen capture for building patient history, as described in the text immediately preceding the figure." title="Figure 16: Building Patient History, including Edit Clinical Elemen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7840" cy="4809744"/>
                    </a:xfrm>
                    <a:prstGeom prst="rect">
                      <a:avLst/>
                    </a:prstGeom>
                  </pic:spPr>
                </pic:pic>
              </a:graphicData>
            </a:graphic>
          </wp:inline>
        </w:drawing>
      </w:r>
    </w:p>
    <w:p w:rsidR="00CA2EC7" w:rsidRDefault="00BF4F3D">
      <w:pPr>
        <w:pStyle w:val="FigureCaption"/>
      </w:pPr>
      <w:bookmarkStart w:id="724" w:name="_Ref440365146"/>
      <w:bookmarkStart w:id="725" w:name="_Toc495299537"/>
      <w:bookmarkStart w:id="726" w:name="_Toc511732285"/>
      <w:r>
        <w:t xml:space="preserve">Figure </w:t>
      </w:r>
      <w:fldSimple w:instr=" SEQ Figure \* ARABIC ">
        <w:r w:rsidR="002C6EB8">
          <w:rPr>
            <w:noProof/>
          </w:rPr>
          <w:t>16</w:t>
        </w:r>
      </w:fldSimple>
      <w:bookmarkEnd w:id="724"/>
      <w:r>
        <w:t>. Building Patient History, Including Edit Clinical Element View</w:t>
      </w:r>
      <w:bookmarkEnd w:id="725"/>
      <w:bookmarkEnd w:id="726"/>
    </w:p>
    <w:p w:rsidR="00CA2EC7" w:rsidRDefault="00BF4F3D">
      <w:r>
        <w:t xml:space="preserve">After the user defines the patient characteristics, the user builds a patient history from QDM elements extracted from the measure. The available elements from the measure are organized by category and listed in the “Elements” section (item </w:t>
      </w:r>
      <w:r>
        <w:rPr>
          <w:rStyle w:val="numberreference"/>
          <w:rFonts w:ascii="Times New Roman" w:hAnsi="Times New Roman"/>
          <w:b w:val="0"/>
          <w:color w:val="auto"/>
        </w:rPr>
        <w:t>#1</w:t>
      </w:r>
      <w:r>
        <w:t xml:space="preserve">). The user can click a category to expand the list of available elements. Expanding this list allows the user to click and drag an individual element onto the patient history (item </w:t>
      </w:r>
      <w:r>
        <w:rPr>
          <w:rStyle w:val="numberreference"/>
          <w:rFonts w:ascii="Times New Roman" w:hAnsi="Times New Roman"/>
          <w:b w:val="0"/>
          <w:color w:val="auto"/>
        </w:rPr>
        <w:t>#2</w:t>
      </w:r>
      <w:r>
        <w:t>).</w:t>
      </w:r>
    </w:p>
    <w:p w:rsidR="00CA2EC7" w:rsidRDefault="00BF4F3D">
      <w:r>
        <w:t xml:space="preserve">Several fields in the Edit Clinical Element View can be edited for an event in the patient history using the controls shown in </w:t>
      </w:r>
      <w:fldSimple w:instr=" REF _Ref440365146 ">
        <w:r w:rsidR="002C6EB8">
          <w:t xml:space="preserve">Figure </w:t>
        </w:r>
        <w:r w:rsidR="002C6EB8">
          <w:rPr>
            <w:noProof/>
          </w:rPr>
          <w:t>16</w:t>
        </w:r>
      </w:fldSimple>
      <w:r>
        <w:t>. These fields include the start date/time of the event (items </w:t>
      </w:r>
      <w:r>
        <w:rPr>
          <w:rStyle w:val="numberreference"/>
          <w:rFonts w:ascii="Times New Roman" w:hAnsi="Times New Roman"/>
          <w:b w:val="0"/>
          <w:color w:val="auto"/>
        </w:rPr>
        <w:t>#4</w:t>
      </w:r>
      <w:r>
        <w:t xml:space="preserve"> and </w:t>
      </w:r>
      <w:r>
        <w:rPr>
          <w:rStyle w:val="numberreference"/>
          <w:rFonts w:ascii="Times New Roman" w:hAnsi="Times New Roman"/>
          <w:b w:val="0"/>
          <w:color w:val="auto"/>
        </w:rPr>
        <w:t>#5</w:t>
      </w:r>
      <w:r>
        <w:t xml:space="preserve">), codes (item </w:t>
      </w:r>
      <w:r>
        <w:rPr>
          <w:rStyle w:val="numberreference"/>
          <w:rFonts w:ascii="Times New Roman" w:hAnsi="Times New Roman"/>
          <w:b w:val="0"/>
          <w:color w:val="auto"/>
        </w:rPr>
        <w:t>#6</w:t>
      </w:r>
      <w:r>
        <w:t xml:space="preserve">), values (item </w:t>
      </w:r>
      <w:r>
        <w:rPr>
          <w:rStyle w:val="numberreference"/>
          <w:rFonts w:ascii="Times New Roman" w:hAnsi="Times New Roman"/>
          <w:b w:val="0"/>
          <w:color w:val="auto"/>
        </w:rPr>
        <w:t>#7</w:t>
      </w:r>
      <w:r>
        <w:t xml:space="preserve">), various fields (item </w:t>
      </w:r>
      <w:r>
        <w:rPr>
          <w:rStyle w:val="numberreference"/>
          <w:rFonts w:ascii="Times New Roman" w:hAnsi="Times New Roman"/>
          <w:b w:val="0"/>
          <w:color w:val="auto"/>
        </w:rPr>
        <w:t>#8</w:t>
      </w:r>
      <w:r>
        <w:t xml:space="preserve">), and negation rationale (item </w:t>
      </w:r>
      <w:r>
        <w:rPr>
          <w:rStyle w:val="numberreference"/>
          <w:rFonts w:ascii="Times New Roman" w:hAnsi="Times New Roman"/>
          <w:b w:val="0"/>
          <w:color w:val="auto"/>
        </w:rPr>
        <w:t>#9</w:t>
      </w:r>
      <w:r>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 Selecting the “Undefined” check box clears the end date/times, indicating that the event has not ended.</w:t>
      </w:r>
    </w:p>
    <w:p w:rsidR="00CA2EC7" w:rsidRDefault="00BF4F3D">
      <w:r>
        <w:t xml:space="preserve">Values, fields, and negation rationale also can be set for an event. Values can be set by electing the type of the value (scalar or coded) and entering a scalar value or selecting a coded value from </w:t>
      </w:r>
      <w:r>
        <w:lastRenderedPageBreak/>
        <w:t>a drop-down listing of all the value sets associated with the measure. Fields such as ordinal, severity, discharge date/time, etc. can be added using the “Fields” section. Fields are added by selecting the type of the field (scalar, coded, or time) and entering a scalar value, selecting a value set, or entering a date.</w:t>
      </w:r>
    </w:p>
    <w:p w:rsidR="00CA2EC7" w:rsidRDefault="00BF4F3D">
      <w:r>
        <w:t>Negation rationale can be defined for the event to indicate that the event was not done for a specific reason. Negation rationale is added by clicking the “Not Performed” checkbox in the negation section and selecting a value set representing the reason the event was not done.</w:t>
      </w:r>
    </w:p>
    <w:p w:rsidR="00CA2EC7" w:rsidRDefault="00BF4F3D">
      <w:r>
        <w:t xml:space="preserve">Finally, events can be removed from the patient history by clicking the “Delete” icon (item </w:t>
      </w:r>
      <w:r>
        <w:rPr>
          <w:rStyle w:val="numberreference"/>
          <w:rFonts w:ascii="Times New Roman" w:hAnsi="Times New Roman"/>
          <w:b w:val="0"/>
          <w:color w:val="auto"/>
        </w:rPr>
        <w:t>#10</w:t>
      </w:r>
      <w:r>
        <w:t>). Deletion requires a two-step process. After initially pressing the “Delete” icon, the user is prompted to depress the “Delete” icon a second time to confirm the deletion.</w:t>
      </w:r>
    </w:p>
    <w:p w:rsidR="00CA2EC7" w:rsidRDefault="00BF4F3D">
      <w:pPr>
        <w:pStyle w:val="Heading3"/>
      </w:pPr>
      <w:bookmarkStart w:id="727" w:name="_Toc495298964"/>
      <w:bookmarkStart w:id="728" w:name="_Toc511732265"/>
      <w:r>
        <w:t>Patient History Items that Are Related to Past Items</w:t>
      </w:r>
      <w:bookmarkEnd w:id="727"/>
      <w:bookmarkEnd w:id="728"/>
    </w:p>
    <w:p w:rsidR="00CA2EC7" w:rsidRDefault="00BF4F3D">
      <w:pPr>
        <w:spacing w:after="240"/>
      </w:pPr>
      <w:r>
        <w:t xml:space="preserve">In creating the patient timeline, some items may change related to other items that occurred in the past. For example, a note or report may relate to a specific order or referral. Users can relate these two items using the “References” section, as depicted in </w:t>
      </w:r>
      <w:fldSimple w:instr=" REF _Ref440365324 ">
        <w:r w:rsidR="002C6EB8">
          <w:t xml:space="preserve">Figure </w:t>
        </w:r>
        <w:r w:rsidR="002C6EB8">
          <w:rPr>
            <w:noProof/>
          </w:rPr>
          <w:t>17</w:t>
        </w:r>
      </w:fldSimple>
      <w:r>
        <w:t>.</w:t>
      </w:r>
    </w:p>
    <w:p w:rsidR="00CA2EC7" w:rsidRDefault="00BF4F3D">
      <w:pPr>
        <w:pStyle w:val="Figure"/>
        <w:rPr>
          <w:b w:val="0"/>
        </w:rPr>
      </w:pPr>
      <w:r>
        <w:rPr>
          <w:noProof/>
        </w:rPr>
        <w:drawing>
          <wp:inline distT="0" distB="0" distL="0" distR="0">
            <wp:extent cx="4829175" cy="876300"/>
            <wp:effectExtent l="0" t="0" r="9525" b="0"/>
            <wp:docPr id="13" name="Picture 13" descr="Figure 17 shows a screen shot of the References Section of the Patient History Builder with a check for &quot;Related To&quot;." title="Figure 17: References Section of the Patient History Bui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2.43.26 PM.png"/>
                    <pic:cNvPicPr/>
                  </pic:nvPicPr>
                  <pic:blipFill>
                    <a:blip r:embed="rId45"/>
                    <a:stretch>
                      <a:fillRect/>
                    </a:stretch>
                  </pic:blipFill>
                  <pic:spPr>
                    <a:xfrm>
                      <a:off x="0" y="0"/>
                      <a:ext cx="4829175" cy="876300"/>
                    </a:xfrm>
                    <a:prstGeom prst="rect">
                      <a:avLst/>
                    </a:prstGeom>
                  </pic:spPr>
                </pic:pic>
              </a:graphicData>
            </a:graphic>
          </wp:inline>
        </w:drawing>
      </w:r>
    </w:p>
    <w:p w:rsidR="00CA2EC7" w:rsidRDefault="00BF4F3D">
      <w:pPr>
        <w:pStyle w:val="FigureCaption"/>
      </w:pPr>
      <w:bookmarkStart w:id="729" w:name="_Ref440365324"/>
      <w:bookmarkStart w:id="730" w:name="_Toc495299538"/>
      <w:bookmarkStart w:id="731" w:name="_Toc511732286"/>
      <w:r>
        <w:t xml:space="preserve">Figure </w:t>
      </w:r>
      <w:fldSimple w:instr=" SEQ Figure \* ARABIC ">
        <w:r w:rsidR="002C6EB8">
          <w:rPr>
            <w:noProof/>
          </w:rPr>
          <w:t>17</w:t>
        </w:r>
      </w:fldSimple>
      <w:bookmarkEnd w:id="729"/>
      <w:r>
        <w:t>. References Section of the Patient History Builder</w:t>
      </w:r>
      <w:bookmarkEnd w:id="730"/>
      <w:bookmarkEnd w:id="731"/>
    </w:p>
    <w:p w:rsidR="00CA2EC7" w:rsidRDefault="00BF4F3D">
      <w:pPr>
        <w:pStyle w:val="Heading2"/>
      </w:pPr>
      <w:bookmarkStart w:id="732" w:name="_Toc495298966"/>
      <w:bookmarkStart w:id="733" w:name="_Toc511732266"/>
      <w:r>
        <w:t>Incremental Calculation</w:t>
      </w:r>
      <w:bookmarkEnd w:id="732"/>
      <w:bookmarkEnd w:id="733"/>
    </w:p>
    <w:p w:rsidR="00CA2EC7" w:rsidRDefault="00BF4F3D">
      <w:r>
        <w:t>The final section of the Patient Builder View is the logic section. This section displays a representation of the logic for the measure against which the patient is constructed. The logic can be a reference to help describe the details of the data that should be added in building the synthetic patient.</w:t>
      </w:r>
    </w:p>
    <w:p w:rsidR="00CA2EC7" w:rsidRDefault="00BF4F3D">
      <w:r>
        <w:t xml:space="preserve">The logic section continuously displays the results of calculating the patient against the measure by means of the logic highlighting described in </w:t>
      </w:r>
      <w:fldSimple w:instr=" REF _Ref459100814 ">
        <w:r w:rsidR="002C6EB8">
          <w:t xml:space="preserve">Figure </w:t>
        </w:r>
        <w:r w:rsidR="002C6EB8">
          <w:rPr>
            <w:noProof/>
          </w:rPr>
          <w:t>12</w:t>
        </w:r>
      </w:fldSimple>
      <w:r>
        <w:t xml:space="preserve"> and </w:t>
      </w:r>
      <w:fldSimple w:instr=" REF _Ref459100823 ">
        <w:r w:rsidR="002C6EB8">
          <w:t xml:space="preserve">Figure </w:t>
        </w:r>
        <w:r w:rsidR="002C6EB8">
          <w:rPr>
            <w:noProof/>
          </w:rPr>
          <w:t>13</w:t>
        </w:r>
      </w:fldSimple>
      <w:r>
        <w:t>. Any modification made to a patient triggers a recalculation of the patient against the measure, which updates the results of the calculation displayed by the logic highlighting. Therefore, while the user constructs the patient record, the user can inspect the behavior of the logic relative to the patient.</w:t>
      </w:r>
    </w:p>
    <w:p w:rsidR="00CA2EC7" w:rsidRDefault="00BF4F3D">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measure.</w:t>
      </w:r>
    </w:p>
    <w:p w:rsidR="00CA2EC7" w:rsidRDefault="00CA2EC7"/>
    <w:p w:rsidR="00CA2EC7" w:rsidRDefault="00CA2EC7">
      <w:pPr>
        <w:sectPr w:rsidR="00CA2EC7">
          <w:headerReference w:type="first" r:id="rId46"/>
          <w:footerReference w:type="first" r:id="rId47"/>
          <w:pgSz w:w="12240" w:h="15840" w:code="1"/>
          <w:pgMar w:top="1440" w:right="1440" w:bottom="1440" w:left="1440" w:header="504" w:footer="504" w:gutter="0"/>
          <w:cols w:space="720"/>
          <w:titlePg/>
          <w:docGrid w:linePitch="360"/>
        </w:sectPr>
      </w:pPr>
    </w:p>
    <w:p w:rsidR="00CA2EC7" w:rsidRDefault="00BF4F3D">
      <w:pPr>
        <w:pStyle w:val="Heading1"/>
      </w:pPr>
      <w:bookmarkStart w:id="734" w:name="_Toc465345893"/>
      <w:bookmarkStart w:id="735" w:name="_Toc495298969"/>
      <w:bookmarkStart w:id="736" w:name="_Toc511732267"/>
      <w:bookmarkEnd w:id="734"/>
      <w:r>
        <w:lastRenderedPageBreak/>
        <w:t>Feedback and Support</w:t>
      </w:r>
      <w:bookmarkEnd w:id="735"/>
      <w:bookmarkEnd w:id="736"/>
    </w:p>
    <w:p w:rsidR="00CA2EC7" w:rsidRDefault="00BF4F3D">
      <w:r>
        <w:t xml:space="preserve">An issue tracker and feedback email list are available to support the resolution of issues and to answer questions related to the Bonnie application. The Bonnie issue tracker is available on the ONC Jira system at: </w:t>
      </w:r>
      <w:r>
        <w:fldChar w:fldCharType="begin"/>
      </w:r>
      <w:r>
        <w:instrText xml:space="preserve"> HYPERLINK "http://jira.oncprojectracking.org/browse/BONNIE" \o "Bonnie Tracker on ONC Jira" </w:instrText>
      </w:r>
      <w:ins w:id="737" w:author="Lizzie Charbonneau" w:date="2018-04-17T12:41:00Z"/>
      <w:r>
        <w:fldChar w:fldCharType="separate"/>
      </w:r>
      <w:r>
        <w:rPr>
          <w:rStyle w:val="Hyperlink"/>
        </w:rPr>
        <w:t>http://jira.oncprojectracking.org/browse/BONNIE</w:t>
      </w:r>
      <w:r>
        <w:rPr>
          <w:rStyle w:val="Hyperlink"/>
        </w:rPr>
        <w:fldChar w:fldCharType="end"/>
      </w:r>
    </w:p>
    <w:p w:rsidR="00CA2EC7" w:rsidRDefault="00BF4F3D">
      <w:r>
        <w:t xml:space="preserve">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 Alternatively, questions can also be addressed to the Bonnie feedback list at </w:t>
      </w:r>
      <w:r>
        <w:fldChar w:fldCharType="begin"/>
      </w:r>
      <w:r>
        <w:instrText xml:space="preserve"> HYPERLINK "mailto:bonnie-feedback-list@lists.mitre.org" </w:instrText>
      </w:r>
      <w:ins w:id="738" w:author="Lizzie Charbonneau" w:date="2018-04-17T12:41:00Z"/>
      <w:r>
        <w:fldChar w:fldCharType="separate"/>
      </w:r>
      <w:r>
        <w:rPr>
          <w:rStyle w:val="Hyperlink"/>
        </w:rPr>
        <w:t>bonnie-feedback-list@lists.mitre.org</w:t>
      </w:r>
      <w:r>
        <w:rPr>
          <w:rStyle w:val="Hyperlink"/>
        </w:rPr>
        <w:fldChar w:fldCharType="end"/>
      </w:r>
      <w:r>
        <w:t>. The Bonnie feedback list email can be accessed using the “Contact” link in the main Bonnie navigation menu at the top of every page.</w:t>
      </w:r>
    </w:p>
    <w:p w:rsidR="00CA2EC7" w:rsidRDefault="00BF4F3D">
      <w:pPr>
        <w:spacing w:after="240"/>
      </w:pPr>
      <w:r>
        <w:t xml:space="preserve">In addition to feedback provided through the issue tracker, users may join the Bonnie user group for community support. This group offers the opportunity for Bonnie users to ask and respond to questions about Bonnie and receive feedback from other community members. Bonnie developers will monitor and periodically provide input as well. To join the Bonnie user group, users may click on the “User Group” link on the splash page shown in </w:t>
      </w:r>
      <w:fldSimple w:instr=" REF _Ref459099283 ">
        <w:r w:rsidR="002C6EB8">
          <w:t xml:space="preserve">Figure </w:t>
        </w:r>
        <w:r w:rsidR="002C6EB8">
          <w:rPr>
            <w:noProof/>
          </w:rPr>
          <w:t>18</w:t>
        </w:r>
      </w:fldSimple>
      <w:r>
        <w:t xml:space="preserve"> or the User Group option in the Help menu in the application header shown in </w:t>
      </w:r>
      <w:fldSimple w:instr=" REF _Ref459099293 ">
        <w:r w:rsidR="002C6EB8">
          <w:t xml:space="preserve">Figure </w:t>
        </w:r>
        <w:r w:rsidR="002C6EB8">
          <w:rPr>
            <w:noProof/>
          </w:rPr>
          <w:t>19</w:t>
        </w:r>
      </w:fldSimple>
      <w:r>
        <w:t>.</w:t>
      </w:r>
    </w:p>
    <w:p w:rsidR="00CA2EC7" w:rsidRDefault="00BF4F3D">
      <w:pPr>
        <w:pStyle w:val="Figure"/>
        <w:rPr>
          <w:b w:val="0"/>
        </w:rPr>
      </w:pPr>
      <w:r>
        <w:rPr>
          <w:noProof/>
        </w:rPr>
        <w:drawing>
          <wp:inline distT="0" distB="0" distL="0" distR="0">
            <wp:extent cx="4178808" cy="2039112"/>
            <wp:effectExtent l="0" t="0" r="0" b="0"/>
            <wp:docPr id="5" name="Picture 5" descr="This figure presents the User Group Link on the Bonnie splash page as described in the text immediately preceding the figure." title="Figure 18.  User Group Link on Bonnie Splash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20Group%20Splash.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78808" cy="2039112"/>
                    </a:xfrm>
                    <a:prstGeom prst="rect">
                      <a:avLst/>
                    </a:prstGeom>
                    <a:noFill/>
                    <a:ln>
                      <a:noFill/>
                    </a:ln>
                  </pic:spPr>
                </pic:pic>
              </a:graphicData>
            </a:graphic>
          </wp:inline>
        </w:drawing>
      </w:r>
    </w:p>
    <w:p w:rsidR="00CA2EC7" w:rsidRDefault="00BF4F3D">
      <w:pPr>
        <w:pStyle w:val="FigureCaption"/>
      </w:pPr>
      <w:bookmarkStart w:id="739" w:name="_Ref459099283"/>
      <w:bookmarkStart w:id="740" w:name="_Toc495299545"/>
      <w:bookmarkStart w:id="741" w:name="_Toc511732287"/>
      <w:r>
        <w:t xml:space="preserve">Figure </w:t>
      </w:r>
      <w:fldSimple w:instr=" SEQ Figure \* ARABIC ">
        <w:r w:rsidR="002C6EB8">
          <w:rPr>
            <w:noProof/>
          </w:rPr>
          <w:t>18</w:t>
        </w:r>
      </w:fldSimple>
      <w:bookmarkEnd w:id="739"/>
      <w:r>
        <w:t>. User Group Link on Bonnie Splash Page</w:t>
      </w:r>
      <w:bookmarkEnd w:id="740"/>
      <w:bookmarkEnd w:id="741"/>
    </w:p>
    <w:p w:rsidR="00CA2EC7" w:rsidRDefault="00BF4F3D">
      <w:pPr>
        <w:pStyle w:val="Figure"/>
        <w:rPr>
          <w:b w:val="0"/>
        </w:rPr>
      </w:pPr>
      <w:r>
        <w:rPr>
          <w:noProof/>
        </w:rPr>
        <w:drawing>
          <wp:inline distT="0" distB="0" distL="0" distR="0">
            <wp:extent cx="4133088" cy="1289304"/>
            <wp:effectExtent l="0" t="0" r="1270" b="6350"/>
            <wp:docPr id="8" name="Picture 8" descr="This figure shows the User Group Link in the application header view." title="Figure 19.  User Group Link in the Application 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20Group%20Hel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33088" cy="1289304"/>
                    </a:xfrm>
                    <a:prstGeom prst="rect">
                      <a:avLst/>
                    </a:prstGeom>
                    <a:noFill/>
                    <a:ln>
                      <a:noFill/>
                    </a:ln>
                  </pic:spPr>
                </pic:pic>
              </a:graphicData>
            </a:graphic>
          </wp:inline>
        </w:drawing>
      </w:r>
    </w:p>
    <w:p w:rsidR="00CA2EC7" w:rsidRDefault="00BF4F3D">
      <w:pPr>
        <w:pStyle w:val="FigureCaption"/>
      </w:pPr>
      <w:bookmarkStart w:id="742" w:name="_Ref459099293"/>
      <w:bookmarkStart w:id="743" w:name="_Toc511732288"/>
      <w:r>
        <w:t xml:space="preserve">Figure </w:t>
      </w:r>
      <w:fldSimple w:instr=" SEQ Figure \* ARABIC ">
        <w:r w:rsidR="002C6EB8">
          <w:rPr>
            <w:noProof/>
          </w:rPr>
          <w:t>19</w:t>
        </w:r>
      </w:fldSimple>
      <w:bookmarkEnd w:id="742"/>
      <w:r>
        <w:t>. User Group Link in the Application Header</w:t>
      </w:r>
      <w:bookmarkEnd w:id="743"/>
    </w:p>
    <w:p w:rsidR="00CA2EC7" w:rsidRDefault="00CA2EC7">
      <w:pPr>
        <w:sectPr w:rsidR="00CA2EC7">
          <w:headerReference w:type="first" r:id="rId50"/>
          <w:footerReference w:type="first" r:id="rId51"/>
          <w:pgSz w:w="12240" w:h="15840" w:code="1"/>
          <w:pgMar w:top="1440" w:right="1440" w:bottom="1440" w:left="1440" w:header="504" w:footer="504" w:gutter="0"/>
          <w:cols w:space="720"/>
          <w:titlePg/>
          <w:docGrid w:linePitch="360"/>
        </w:sectPr>
      </w:pPr>
    </w:p>
    <w:p w:rsidR="00CA2EC7" w:rsidRDefault="00BF4F3D">
      <w:pPr>
        <w:pStyle w:val="Heading1"/>
      </w:pPr>
      <w:bookmarkStart w:id="744" w:name="_Toc495298970"/>
      <w:bookmarkStart w:id="745" w:name="_Toc511732268"/>
      <w:r>
        <w:lastRenderedPageBreak/>
        <w:t>Frequently Asked Questions</w:t>
      </w:r>
      <w:bookmarkEnd w:id="744"/>
      <w:bookmarkEnd w:id="745"/>
    </w:p>
    <w:p w:rsidR="00CA2EC7" w:rsidRDefault="00BF4F3D">
      <w:pPr>
        <w:pStyle w:val="FAQ"/>
      </w:pPr>
      <w:r>
        <w:t>Does Bonnie replace Cypress or is it an alternative to Cypress for certification?</w:t>
      </w:r>
    </w:p>
    <w:p w:rsidR="00CA2EC7" w:rsidRDefault="00BF4F3D">
      <w:r>
        <w:t>No. Bonnie is a testing tool for measure developers to test measures as they are being authored, while Cypress is the Meaningful Use certification tool. Bonnie cannot be used for Meaningful Use certification for vendors.</w:t>
      </w:r>
    </w:p>
    <w:p w:rsidR="00CA2EC7" w:rsidRDefault="00BF4F3D">
      <w:r>
        <w:t>Bonnie provides 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rsidR="00CA2EC7" w:rsidRDefault="00BF4F3D">
      <w:pPr>
        <w:pStyle w:val="FAQ"/>
      </w:pPr>
      <w:r>
        <w:t>Can I export patient records from Bonnie?</w:t>
      </w:r>
    </w:p>
    <w:p w:rsidR="00CA2EC7" w:rsidRDefault="00BF4F3D">
      <w:r>
        <w:t>Users can export test patients constructed using Bonnie in a human-readable (HTML) format and in the QRDA Category 1 format.</w:t>
      </w:r>
    </w:p>
    <w:p w:rsidR="00CA2EC7" w:rsidRDefault="00BF4F3D">
      <w:pPr>
        <w:pStyle w:val="FAQ"/>
      </w:pPr>
      <w:r>
        <w:t>Can I load patient records into Bonnie?</w:t>
      </w:r>
    </w:p>
    <w:p w:rsidR="00CA2EC7" w:rsidRDefault="00BF4F3D">
      <w:r>
        <w:t>Currently, Bonnie does not support loading patient records into the tool. If you would like to calculate clinical quality measures using existing patients, the popHealth tool may be a better solution.</w:t>
      </w:r>
    </w:p>
    <w:p w:rsidR="00CA2EC7" w:rsidRDefault="00BF4F3D">
      <w:pPr>
        <w:pStyle w:val="FAQ"/>
      </w:pPr>
      <w:r>
        <w:t>Does Bonnie automatically generate patient records?</w:t>
      </w:r>
    </w:p>
    <w:p w:rsidR="00CA2EC7" w:rsidRDefault="00BF4F3D">
      <w:r>
        <w:t>Currently, Bonnie does not offer the capability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 with the measure logic as written, but if there were issues in the measure logic, these patients might not align with the intent of the measure.</w:t>
      </w:r>
    </w:p>
    <w:p w:rsidR="00CA2EC7" w:rsidRDefault="00BF4F3D">
      <w:pPr>
        <w:pStyle w:val="FAQ"/>
      </w:pPr>
      <w:r>
        <w:t>My patient does not match the logic of the Initial Population. Why is the patient passing?</w:t>
      </w:r>
    </w:p>
    <w:p w:rsidR="00CA2EC7" w:rsidRDefault="00BF4F3D">
      <w:r>
        <w:t>A test in Bonnie is based on assigning an expected outcome to a synthetic patient record based on the intent of the measure.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rsidR="00CA2EC7" w:rsidRDefault="00BF4F3D">
      <w:r>
        <w:t>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measure populations. In this case, if the patient does not calculate into the Initial Patient Population, the test will pass. If a patient is constructed with the expectation set of not aligning with any of the measure populations and that patient calculates into the Initial Patient Population, that test will fail.</w:t>
      </w:r>
    </w:p>
    <w:p w:rsidR="00CA2EC7" w:rsidRDefault="00BF4F3D">
      <w:pPr>
        <w:pStyle w:val="FAQ"/>
      </w:pPr>
      <w:r>
        <w:lastRenderedPageBreak/>
        <w:t>Where can I get help with Bonnie?</w:t>
      </w:r>
    </w:p>
    <w:p w:rsidR="00CA2EC7" w:rsidRDefault="00BF4F3D">
      <w:r>
        <w:t>The Bonnie application has a Help menu in the header. Once you log into the application, you can use the help menu to send an email to the Bonnie feedback list to (a) ask a question directly; (b) access the Bonnie issue tracker to enter a bug, ask a question, or request a feature; and (c) access the user guide that provides step-by-step instructions on using the Bonnie tool.</w:t>
      </w:r>
    </w:p>
    <w:p w:rsidR="00CA2EC7" w:rsidRDefault="00BF4F3D">
      <w:pPr>
        <w:pStyle w:val="FAQ"/>
      </w:pPr>
      <w:r>
        <w:t>What measure formats can I load into the Bonnie tool?</w:t>
      </w:r>
    </w:p>
    <w:p w:rsidR="00CA2EC7" w:rsidRDefault="00BF4F3D">
      <w:r>
        <w:t>The Bonnie application can load CQL measure packages from the Measure Authoring Tool using the QDM 5.3 model. Note that when loading, you will need a National Library of Medicine (NLM) Value Set Authority Center (VSAC) account (</w:t>
      </w:r>
      <w:r>
        <w:fldChar w:fldCharType="begin"/>
      </w:r>
      <w:r>
        <w:instrText xml:space="preserve"> HYPERLINK "https://uts.nlm.nih.gov/license.html" \o "VSAC account access" </w:instrText>
      </w:r>
      <w:ins w:id="746" w:author="Lizzie Charbonneau" w:date="2018-04-17T12:41:00Z"/>
      <w:r>
        <w:fldChar w:fldCharType="separate"/>
      </w:r>
      <w:r>
        <w:rPr>
          <w:rStyle w:val="Hyperlink"/>
        </w:rPr>
        <w:t>https://uts.nlm.nih.gov/license.html</w:t>
      </w:r>
      <w:r>
        <w:rPr>
          <w:rStyle w:val="Hyperlink"/>
        </w:rPr>
        <w:fldChar w:fldCharType="end"/>
      </w:r>
      <w:r>
        <w:t>) to download the value sets associated with the measure.</w:t>
      </w:r>
    </w:p>
    <w:p w:rsidR="00CA2EC7" w:rsidRDefault="00BF4F3D">
      <w:pPr>
        <w:pStyle w:val="FAQ"/>
      </w:pPr>
      <w:r>
        <w:t>Do I have to be a measure developer to use the Bonnie tool?</w:t>
      </w:r>
    </w:p>
    <w:p w:rsidR="00CA2EC7" w:rsidRDefault="00BF4F3D">
      <w:r>
        <w:t>No. Anyone can sign up for a Bonnie account using the register link on the login page.</w:t>
      </w:r>
    </w:p>
    <w:p w:rsidR="00CA2EC7" w:rsidRDefault="00BF4F3D">
      <w:pPr>
        <w:pStyle w:val="FAQ"/>
      </w:pPr>
      <w:r>
        <w:t>Do I need to be a Measure Authoring Tool user to use the Bonnie tool?</w:t>
      </w:r>
    </w:p>
    <w:p w:rsidR="00CA2EC7" w:rsidRDefault="00BF4F3D">
      <w:r>
        <w:t>No. Measures can be loaded into the Bonnie tool either by using a Measure Authoring Tool zip file export or by loading measures released to the CMS website. Loading measures using a MAT zip file export will require a MAT account to download the export zip; however, if you do not have a MAT account, you can the released versions of the measures from the electronic Clinical Quality Measures (eCQM) Library page on the CMS website once they are published.</w:t>
      </w:r>
    </w:p>
    <w:p w:rsidR="00CA2EC7" w:rsidRDefault="00BF4F3D">
      <w:pPr>
        <w:pStyle w:val="FAQ"/>
      </w:pPr>
      <w:r>
        <w:t>Can Bonnie be used to calculate the results for a large number of patient records?</w:t>
      </w:r>
    </w:p>
    <w:p w:rsidR="00CA2EC7" w:rsidRDefault="00BF4F3D">
      <w:pPr>
        <w:pStyle w:val="Reference"/>
      </w:pPr>
      <w:r>
        <w:t>Bonnie is not designed to handle calculations for more than a few hundred patient records per measure. If you are interested in calculating clinical quality measures against a larger number of patient records, the popHealth tool may be a better solution.</w:t>
      </w:r>
      <w:bookmarkEnd w:id="362"/>
      <w:bookmarkEnd w:id="363"/>
      <w:bookmarkEnd w:id="364"/>
      <w:bookmarkEnd w:id="365"/>
      <w:bookmarkEnd w:id="366"/>
      <w:bookmarkEnd w:id="374"/>
    </w:p>
    <w:p w:rsidR="00CA2EC7" w:rsidRDefault="00CA2EC7">
      <w:pPr>
        <w:pStyle w:val="Reference"/>
        <w:sectPr w:rsidR="00CA2EC7">
          <w:pgSz w:w="12240" w:h="15840" w:code="1"/>
          <w:pgMar w:top="1440" w:right="1440" w:bottom="1440" w:left="1440" w:header="504" w:footer="504" w:gutter="0"/>
          <w:cols w:space="720"/>
          <w:titlePg/>
          <w:docGrid w:linePitch="360"/>
        </w:sectPr>
      </w:pPr>
    </w:p>
    <w:p w:rsidR="00CA2EC7" w:rsidRDefault="00BF4F3D">
      <w:pPr>
        <w:pStyle w:val="BackMatterHeading"/>
        <w:spacing w:after="120"/>
      </w:pPr>
      <w:bookmarkStart w:id="747" w:name="_Toc495298971"/>
      <w:bookmarkStart w:id="748" w:name="_Toc511732269"/>
      <w:r>
        <w:lastRenderedPageBreak/>
        <w:t>Acronyms</w:t>
      </w:r>
      <w:bookmarkEnd w:id="747"/>
      <w:bookmarkEnd w:id="748"/>
    </w:p>
    <w:tbl>
      <w:tblPr>
        <w:tblW w:w="0" w:type="auto"/>
        <w:tblInd w:w="108" w:type="dxa"/>
        <w:tblLayout w:type="fixed"/>
        <w:tblCellMar>
          <w:left w:w="115" w:type="dxa"/>
          <w:right w:w="115" w:type="dxa"/>
        </w:tblCellMar>
        <w:tblLook w:val="0000" w:firstRow="0" w:lastRow="0" w:firstColumn="0" w:lastColumn="0" w:noHBand="0" w:noVBand="0"/>
        <w:tblCaption w:val="Acronyms"/>
        <w:tblDescription w:val="This two-column, unbordered table presents the acronym terms used in this document in column 1 and their respective definitions in column 2."/>
      </w:tblPr>
      <w:tblGrid>
        <w:gridCol w:w="1305"/>
        <w:gridCol w:w="8055"/>
      </w:tblGrid>
      <w:tr w:rsidR="00CA2EC7">
        <w:trPr>
          <w:tblHeader/>
        </w:trPr>
        <w:tc>
          <w:tcPr>
            <w:tcW w:w="1305" w:type="dxa"/>
          </w:tcPr>
          <w:p w:rsidR="00CA2EC7" w:rsidRDefault="00BF4F3D">
            <w:pPr>
              <w:pStyle w:val="TableColumnHeading"/>
              <w:spacing w:before="0" w:after="120"/>
              <w:rPr>
                <w:color w:val="FFFFFF" w:themeColor="background1"/>
              </w:rPr>
            </w:pPr>
            <w:r>
              <w:rPr>
                <w:color w:val="FFFFFF" w:themeColor="background1"/>
              </w:rPr>
              <w:t>Term</w:t>
            </w:r>
          </w:p>
        </w:tc>
        <w:tc>
          <w:tcPr>
            <w:tcW w:w="8055" w:type="dxa"/>
          </w:tcPr>
          <w:p w:rsidR="00CA2EC7" w:rsidRDefault="00BF4F3D">
            <w:pPr>
              <w:pStyle w:val="TableColumnHeading"/>
              <w:spacing w:before="0" w:after="120"/>
              <w:rPr>
                <w:color w:val="FFFFFF" w:themeColor="background1"/>
              </w:rPr>
            </w:pPr>
            <w:r>
              <w:rPr>
                <w:color w:val="FFFFFF" w:themeColor="background1"/>
              </w:rPr>
              <w:t>Definition</w:t>
            </w:r>
          </w:p>
        </w:tc>
      </w:tr>
      <w:tr w:rsidR="00CA2EC7">
        <w:tc>
          <w:tcPr>
            <w:tcW w:w="1305" w:type="dxa"/>
          </w:tcPr>
          <w:p w:rsidR="00CA2EC7" w:rsidRDefault="00BF4F3D">
            <w:pPr>
              <w:pStyle w:val="AcronymTerm"/>
            </w:pPr>
            <w:r>
              <w:t>CMS</w:t>
            </w:r>
          </w:p>
        </w:tc>
        <w:tc>
          <w:tcPr>
            <w:tcW w:w="8055" w:type="dxa"/>
          </w:tcPr>
          <w:p w:rsidR="00CA2EC7" w:rsidRDefault="00BF4F3D">
            <w:pPr>
              <w:pStyle w:val="AcronymDefinition"/>
            </w:pPr>
            <w:r>
              <w:t>Centers for Medicare &amp; Medicaid Services</w:t>
            </w:r>
          </w:p>
        </w:tc>
      </w:tr>
      <w:tr w:rsidR="00CA2EC7">
        <w:tc>
          <w:tcPr>
            <w:tcW w:w="1305" w:type="dxa"/>
          </w:tcPr>
          <w:p w:rsidR="00CA2EC7" w:rsidRDefault="00BF4F3D">
            <w:pPr>
              <w:pStyle w:val="AcronymTerm"/>
            </w:pPr>
            <w:r>
              <w:t>CQL</w:t>
            </w:r>
          </w:p>
        </w:tc>
        <w:tc>
          <w:tcPr>
            <w:tcW w:w="8055" w:type="dxa"/>
          </w:tcPr>
          <w:p w:rsidR="00CA2EC7" w:rsidRDefault="00BF4F3D">
            <w:pPr>
              <w:pStyle w:val="AcronymDefinition"/>
            </w:pPr>
            <w:r>
              <w:t>Clinical Quality Language</w:t>
            </w:r>
          </w:p>
        </w:tc>
      </w:tr>
      <w:tr w:rsidR="00CA2EC7">
        <w:tc>
          <w:tcPr>
            <w:tcW w:w="1305" w:type="dxa"/>
          </w:tcPr>
          <w:p w:rsidR="00CA2EC7" w:rsidRDefault="00BF4F3D">
            <w:pPr>
              <w:pStyle w:val="AcronymTerm"/>
            </w:pPr>
            <w:r>
              <w:t>CQM</w:t>
            </w:r>
          </w:p>
        </w:tc>
        <w:tc>
          <w:tcPr>
            <w:tcW w:w="8055" w:type="dxa"/>
          </w:tcPr>
          <w:p w:rsidR="00CA2EC7" w:rsidRDefault="00BF4F3D">
            <w:pPr>
              <w:pStyle w:val="AcronymDefinition"/>
            </w:pPr>
            <w:r>
              <w:t>Clinical Quality Measure</w:t>
            </w:r>
          </w:p>
        </w:tc>
      </w:tr>
      <w:tr w:rsidR="00CA2EC7">
        <w:tc>
          <w:tcPr>
            <w:tcW w:w="1305" w:type="dxa"/>
          </w:tcPr>
          <w:p w:rsidR="00CA2EC7" w:rsidRDefault="00BF4F3D">
            <w:pPr>
              <w:pStyle w:val="AcronymTerm"/>
            </w:pPr>
            <w:r>
              <w:t>eCQM</w:t>
            </w:r>
          </w:p>
        </w:tc>
        <w:tc>
          <w:tcPr>
            <w:tcW w:w="8055" w:type="dxa"/>
          </w:tcPr>
          <w:p w:rsidR="00CA2EC7" w:rsidRDefault="00BF4F3D">
            <w:pPr>
              <w:pStyle w:val="AcronymDefinition"/>
            </w:pPr>
            <w:r>
              <w:t>electronic Clinical Quality Measure</w:t>
            </w:r>
          </w:p>
        </w:tc>
      </w:tr>
      <w:tr w:rsidR="00CA2EC7">
        <w:tc>
          <w:tcPr>
            <w:tcW w:w="1305" w:type="dxa"/>
          </w:tcPr>
          <w:p w:rsidR="00CA2EC7" w:rsidRDefault="00BF4F3D">
            <w:pPr>
              <w:pStyle w:val="AcronymTerm"/>
            </w:pPr>
            <w:r>
              <w:t>ED</w:t>
            </w:r>
          </w:p>
        </w:tc>
        <w:tc>
          <w:tcPr>
            <w:tcW w:w="8055" w:type="dxa"/>
          </w:tcPr>
          <w:p w:rsidR="00CA2EC7" w:rsidRDefault="00BF4F3D">
            <w:pPr>
              <w:pStyle w:val="AcronymDefinition"/>
            </w:pPr>
            <w:r>
              <w:t>Emergency Department</w:t>
            </w:r>
          </w:p>
        </w:tc>
      </w:tr>
      <w:tr w:rsidR="00CA2EC7">
        <w:tc>
          <w:tcPr>
            <w:tcW w:w="1305" w:type="dxa"/>
          </w:tcPr>
          <w:p w:rsidR="00CA2EC7" w:rsidRDefault="00BF4F3D">
            <w:pPr>
              <w:pStyle w:val="AcronymTerm"/>
            </w:pPr>
            <w:r>
              <w:t>EH</w:t>
            </w:r>
          </w:p>
        </w:tc>
        <w:tc>
          <w:tcPr>
            <w:tcW w:w="8055" w:type="dxa"/>
          </w:tcPr>
          <w:p w:rsidR="00CA2EC7" w:rsidRDefault="00BF4F3D">
            <w:pPr>
              <w:pStyle w:val="AcronymDefinition"/>
            </w:pPr>
            <w:r>
              <w:t>Eligible Hospital</w:t>
            </w:r>
          </w:p>
        </w:tc>
      </w:tr>
      <w:tr w:rsidR="00CA2EC7">
        <w:tc>
          <w:tcPr>
            <w:tcW w:w="1305" w:type="dxa"/>
          </w:tcPr>
          <w:p w:rsidR="00CA2EC7" w:rsidRDefault="00BF4F3D">
            <w:pPr>
              <w:pStyle w:val="AcronymTerm"/>
            </w:pPr>
            <w:r>
              <w:t>EP</w:t>
            </w:r>
          </w:p>
        </w:tc>
        <w:tc>
          <w:tcPr>
            <w:tcW w:w="8055" w:type="dxa"/>
          </w:tcPr>
          <w:p w:rsidR="00CA2EC7" w:rsidRDefault="00BF4F3D">
            <w:pPr>
              <w:pStyle w:val="AcronymDefinition"/>
            </w:pPr>
            <w:r>
              <w:t>Eligible Professional</w:t>
            </w:r>
          </w:p>
        </w:tc>
      </w:tr>
      <w:tr w:rsidR="00CA2EC7">
        <w:tc>
          <w:tcPr>
            <w:tcW w:w="1305" w:type="dxa"/>
          </w:tcPr>
          <w:p w:rsidR="00CA2EC7" w:rsidRDefault="00BF4F3D">
            <w:pPr>
              <w:pStyle w:val="AcronymTerm"/>
            </w:pPr>
            <w:r>
              <w:t>HHS</w:t>
            </w:r>
          </w:p>
        </w:tc>
        <w:tc>
          <w:tcPr>
            <w:tcW w:w="8055" w:type="dxa"/>
          </w:tcPr>
          <w:p w:rsidR="00CA2EC7" w:rsidRDefault="00BF4F3D">
            <w:pPr>
              <w:pStyle w:val="AcronymDefinition"/>
            </w:pPr>
            <w:r>
              <w:t>Department of Health and Human Services</w:t>
            </w:r>
          </w:p>
        </w:tc>
      </w:tr>
      <w:tr w:rsidR="00CA2EC7">
        <w:tc>
          <w:tcPr>
            <w:tcW w:w="1305" w:type="dxa"/>
          </w:tcPr>
          <w:p w:rsidR="00CA2EC7" w:rsidRDefault="00BF4F3D">
            <w:pPr>
              <w:pStyle w:val="AcronymTerm"/>
            </w:pPr>
            <w:r>
              <w:t>HQMF</w:t>
            </w:r>
          </w:p>
        </w:tc>
        <w:tc>
          <w:tcPr>
            <w:tcW w:w="8055" w:type="dxa"/>
          </w:tcPr>
          <w:p w:rsidR="00CA2EC7" w:rsidRDefault="00BF4F3D">
            <w:pPr>
              <w:pStyle w:val="AcronymDefinition"/>
            </w:pPr>
            <w:r>
              <w:t>Health Quality Measure Format</w:t>
            </w:r>
          </w:p>
        </w:tc>
      </w:tr>
      <w:tr w:rsidR="00CA2EC7">
        <w:tc>
          <w:tcPr>
            <w:tcW w:w="1305" w:type="dxa"/>
          </w:tcPr>
          <w:p w:rsidR="00CA2EC7" w:rsidRDefault="00BF4F3D">
            <w:pPr>
              <w:pStyle w:val="AcronymTerm"/>
            </w:pPr>
            <w:r>
              <w:t>HTML</w:t>
            </w:r>
          </w:p>
        </w:tc>
        <w:tc>
          <w:tcPr>
            <w:tcW w:w="8055" w:type="dxa"/>
          </w:tcPr>
          <w:p w:rsidR="00CA2EC7" w:rsidRDefault="00BF4F3D">
            <w:pPr>
              <w:pStyle w:val="AcronymDefinition"/>
            </w:pPr>
            <w:r>
              <w:t>Hypertext Markup Language</w:t>
            </w:r>
          </w:p>
        </w:tc>
      </w:tr>
      <w:tr w:rsidR="00CA2EC7">
        <w:tc>
          <w:tcPr>
            <w:tcW w:w="1305" w:type="dxa"/>
          </w:tcPr>
          <w:p w:rsidR="00CA2EC7" w:rsidRDefault="00BF4F3D">
            <w:pPr>
              <w:pStyle w:val="AcronymTerm"/>
            </w:pPr>
            <w:r>
              <w:t>IPP</w:t>
            </w:r>
          </w:p>
        </w:tc>
        <w:tc>
          <w:tcPr>
            <w:tcW w:w="8055" w:type="dxa"/>
          </w:tcPr>
          <w:p w:rsidR="00CA2EC7" w:rsidRDefault="00BF4F3D">
            <w:pPr>
              <w:pStyle w:val="AcronymDefinition"/>
            </w:pPr>
            <w:r>
              <w:t>Initial Payment Population</w:t>
            </w:r>
          </w:p>
        </w:tc>
      </w:tr>
      <w:tr w:rsidR="00CA2EC7">
        <w:tc>
          <w:tcPr>
            <w:tcW w:w="1305" w:type="dxa"/>
          </w:tcPr>
          <w:p w:rsidR="00CA2EC7" w:rsidRDefault="00BF4F3D">
            <w:pPr>
              <w:pStyle w:val="AcronymTerm"/>
            </w:pPr>
            <w:r>
              <w:t>MAT</w:t>
            </w:r>
          </w:p>
        </w:tc>
        <w:tc>
          <w:tcPr>
            <w:tcW w:w="8055" w:type="dxa"/>
          </w:tcPr>
          <w:p w:rsidR="00CA2EC7" w:rsidRDefault="00BF4F3D">
            <w:pPr>
              <w:pStyle w:val="AcronymDefinition"/>
            </w:pPr>
            <w:r>
              <w:t>Measure Authoring Tool</w:t>
            </w:r>
          </w:p>
        </w:tc>
      </w:tr>
      <w:tr w:rsidR="00CA2EC7">
        <w:tc>
          <w:tcPr>
            <w:tcW w:w="1305" w:type="dxa"/>
          </w:tcPr>
          <w:p w:rsidR="00CA2EC7" w:rsidRDefault="00BF4F3D">
            <w:pPr>
              <w:pStyle w:val="AcronymTerm"/>
            </w:pPr>
            <w:r>
              <w:t>NLM</w:t>
            </w:r>
          </w:p>
        </w:tc>
        <w:tc>
          <w:tcPr>
            <w:tcW w:w="8055" w:type="dxa"/>
          </w:tcPr>
          <w:p w:rsidR="00CA2EC7" w:rsidRDefault="00BF4F3D">
            <w:pPr>
              <w:pStyle w:val="AcronymDefinition"/>
            </w:pPr>
            <w:r>
              <w:t>National Library of Medicine</w:t>
            </w:r>
          </w:p>
        </w:tc>
      </w:tr>
      <w:tr w:rsidR="00CA2EC7">
        <w:tc>
          <w:tcPr>
            <w:tcW w:w="1305" w:type="dxa"/>
          </w:tcPr>
          <w:p w:rsidR="00CA2EC7" w:rsidRDefault="00BF4F3D">
            <w:pPr>
              <w:pStyle w:val="AcronymTerm"/>
            </w:pPr>
            <w:r>
              <w:t>ONC</w:t>
            </w:r>
          </w:p>
        </w:tc>
        <w:tc>
          <w:tcPr>
            <w:tcW w:w="8055" w:type="dxa"/>
          </w:tcPr>
          <w:p w:rsidR="00CA2EC7" w:rsidRDefault="00BF4F3D">
            <w:pPr>
              <w:pStyle w:val="AcronymDefinition"/>
            </w:pPr>
            <w:r>
              <w:t>Office of National Coordinator for Health Information Technology</w:t>
            </w:r>
          </w:p>
        </w:tc>
      </w:tr>
      <w:tr w:rsidR="00CA2EC7">
        <w:tc>
          <w:tcPr>
            <w:tcW w:w="1305" w:type="dxa"/>
          </w:tcPr>
          <w:p w:rsidR="00CA2EC7" w:rsidRDefault="00BF4F3D">
            <w:pPr>
              <w:pStyle w:val="AcronymTerm"/>
            </w:pPr>
            <w:r>
              <w:t>QDM</w:t>
            </w:r>
          </w:p>
        </w:tc>
        <w:tc>
          <w:tcPr>
            <w:tcW w:w="8055" w:type="dxa"/>
          </w:tcPr>
          <w:p w:rsidR="00CA2EC7" w:rsidRDefault="00BF4F3D">
            <w:pPr>
              <w:pStyle w:val="AcronymDefinition"/>
            </w:pPr>
            <w:r>
              <w:t>Quality Data Model</w:t>
            </w:r>
          </w:p>
        </w:tc>
      </w:tr>
      <w:tr w:rsidR="00CA2EC7">
        <w:tc>
          <w:tcPr>
            <w:tcW w:w="1305" w:type="dxa"/>
          </w:tcPr>
          <w:p w:rsidR="00CA2EC7" w:rsidRDefault="00BF4F3D">
            <w:pPr>
              <w:pStyle w:val="AcronymTerm"/>
            </w:pPr>
            <w:r>
              <w:t>QRDA</w:t>
            </w:r>
          </w:p>
        </w:tc>
        <w:tc>
          <w:tcPr>
            <w:tcW w:w="8055" w:type="dxa"/>
          </w:tcPr>
          <w:p w:rsidR="00CA2EC7" w:rsidRDefault="00BF4F3D">
            <w:pPr>
              <w:pStyle w:val="AcronymDefinition"/>
            </w:pPr>
            <w:r>
              <w:t>Quality Reporting Document Architecture</w:t>
            </w:r>
          </w:p>
        </w:tc>
      </w:tr>
      <w:tr w:rsidR="00CA2EC7">
        <w:tc>
          <w:tcPr>
            <w:tcW w:w="1305" w:type="dxa"/>
          </w:tcPr>
          <w:p w:rsidR="00CA2EC7" w:rsidRDefault="00BF4F3D">
            <w:pPr>
              <w:pStyle w:val="AcronymTerm"/>
            </w:pPr>
            <w:r>
              <w:t>UI</w:t>
            </w:r>
          </w:p>
        </w:tc>
        <w:tc>
          <w:tcPr>
            <w:tcW w:w="8055" w:type="dxa"/>
          </w:tcPr>
          <w:p w:rsidR="00CA2EC7" w:rsidRDefault="00BF4F3D">
            <w:pPr>
              <w:pStyle w:val="AcronymDefinition"/>
            </w:pPr>
            <w:r>
              <w:t>User Interface</w:t>
            </w:r>
          </w:p>
        </w:tc>
      </w:tr>
      <w:tr w:rsidR="00CA2EC7">
        <w:tc>
          <w:tcPr>
            <w:tcW w:w="1305" w:type="dxa"/>
          </w:tcPr>
          <w:p w:rsidR="00CA2EC7" w:rsidRDefault="00BF4F3D">
            <w:pPr>
              <w:pStyle w:val="AcronymTerm"/>
            </w:pPr>
            <w:r>
              <w:t>UMLS</w:t>
            </w:r>
          </w:p>
        </w:tc>
        <w:tc>
          <w:tcPr>
            <w:tcW w:w="8055" w:type="dxa"/>
          </w:tcPr>
          <w:p w:rsidR="00CA2EC7" w:rsidRDefault="00BF4F3D">
            <w:pPr>
              <w:pStyle w:val="AcronymDefinition"/>
            </w:pPr>
            <w:r>
              <w:t>Unified Medical Language System</w:t>
            </w:r>
          </w:p>
        </w:tc>
      </w:tr>
      <w:tr w:rsidR="00CA2EC7">
        <w:tc>
          <w:tcPr>
            <w:tcW w:w="1305" w:type="dxa"/>
          </w:tcPr>
          <w:p w:rsidR="00CA2EC7" w:rsidRDefault="00BF4F3D">
            <w:pPr>
              <w:pStyle w:val="AcronymTerm"/>
            </w:pPr>
            <w:r>
              <w:t>VSAC</w:t>
            </w:r>
          </w:p>
        </w:tc>
        <w:tc>
          <w:tcPr>
            <w:tcW w:w="8055" w:type="dxa"/>
          </w:tcPr>
          <w:p w:rsidR="00CA2EC7" w:rsidRDefault="00BF4F3D">
            <w:pPr>
              <w:pStyle w:val="AcronymDefinition"/>
            </w:pPr>
            <w:r>
              <w:t>Value Set Authority Center</w:t>
            </w:r>
          </w:p>
        </w:tc>
      </w:tr>
      <w:tr w:rsidR="00CA2EC7">
        <w:tc>
          <w:tcPr>
            <w:tcW w:w="1305" w:type="dxa"/>
          </w:tcPr>
          <w:p w:rsidR="00CA2EC7" w:rsidRDefault="00BF4F3D">
            <w:pPr>
              <w:pStyle w:val="AcronymTerm"/>
            </w:pPr>
            <w:r>
              <w:t>XML</w:t>
            </w:r>
          </w:p>
        </w:tc>
        <w:tc>
          <w:tcPr>
            <w:tcW w:w="8055" w:type="dxa"/>
          </w:tcPr>
          <w:p w:rsidR="00CA2EC7" w:rsidRDefault="00BF4F3D">
            <w:pPr>
              <w:pStyle w:val="AcronymDefinition"/>
            </w:pPr>
            <w:r>
              <w:t>Extensible Markup Language</w:t>
            </w:r>
          </w:p>
        </w:tc>
      </w:tr>
    </w:tbl>
    <w:p w:rsidR="00CA2EC7" w:rsidRDefault="00CA2EC7"/>
    <w:sectPr w:rsidR="00CA2EC7">
      <w:headerReference w:type="first" r:id="rId52"/>
      <w:footerReference w:type="first" r:id="rId53"/>
      <w:pgSz w:w="12240" w:h="15840" w:code="1"/>
      <w:pgMar w:top="1440" w:right="1440" w:bottom="1440" w:left="1440" w:header="504" w:footer="50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41AF" w:rsidRDefault="00A141AF">
      <w:r>
        <w:separator/>
      </w:r>
    </w:p>
    <w:p w:rsidR="00A141AF" w:rsidRDefault="00A141AF"/>
  </w:endnote>
  <w:endnote w:type="continuationSeparator" w:id="0">
    <w:p w:rsidR="00A141AF" w:rsidRDefault="00A141AF">
      <w:r>
        <w:continuationSeparator/>
      </w:r>
    </w:p>
    <w:p w:rsidR="00A141AF" w:rsidRDefault="00A141AF"/>
  </w:endnote>
  <w:endnote w:type="continuationNotice" w:id="1">
    <w:p w:rsidR="00A141AF" w:rsidRDefault="00A141A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Narrow Bold">
    <w:altName w:val="Arial Narrow"/>
    <w:panose1 w:val="020B0706020202030204"/>
    <w:charset w:val="00"/>
    <w:family w:val="auto"/>
    <w:pitch w:val="variable"/>
    <w:sig w:usb0="00000287" w:usb1="00000800" w:usb2="00000000" w:usb3="00000000" w:csb0="0000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VersionDateLineFooter"/>
      <w:rPr>
        <w:rStyle w:val="PageNumber"/>
      </w:rPr>
    </w:pPr>
    <w:fldSimple w:instr=" STYLEREF  &quot;Doc Title&quot;  \* MERGEFORMAT ">
      <w:r w:rsidR="00387E65">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p w:rsidR="002C6EB8" w:rsidRDefault="002C6EB8">
    <w:pPr>
      <w:pStyle w:val="VersionDateLineFooter"/>
    </w:pPr>
    <w:fldSimple w:instr=" STYLEREF  Version  \* MERGEFORMAT ">
      <w:r w:rsidR="00387E65" w:rsidRPr="00387E65">
        <w:rPr>
          <w:bCs/>
          <w:noProof/>
        </w:rPr>
        <w:t>Version 2.1</w:t>
      </w:r>
    </w:fldSimple>
    <w:r>
      <w:rPr>
        <w:rStyle w:val="PageNumber"/>
      </w:rPr>
      <w:tab/>
    </w:r>
    <w:r>
      <w:rPr>
        <w:rStyle w:val="PageNumber"/>
      </w:rPr>
      <w:tab/>
    </w:r>
    <w:fldSimple w:instr=" STYLEREF  PubDate  \* MERGEFORMAT ">
      <w:r w:rsidR="00387E65" w:rsidRPr="00387E65">
        <w:rPr>
          <w:bCs/>
          <w:noProof/>
        </w:rPr>
        <w:t>May X</w:t>
      </w:r>
      <w:r w:rsidR="00387E65">
        <w:rPr>
          <w:noProof/>
        </w:rPr>
        <w:t>, 2018</w:t>
      </w:r>
    </w:fldSimple>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Footer"/>
      <w:rPr>
        <w:rStyle w:val="PageNumber"/>
      </w:rPr>
    </w:pPr>
    <w:fldSimple w:instr=" STYLEREF  &quot;Doc Title&quot;  \* MERGEFORMAT ">
      <w:r w:rsidR="00387E65">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24</w:t>
    </w:r>
    <w:r>
      <w:rPr>
        <w:rStyle w:val="PageNumber"/>
      </w:rPr>
      <w:fldChar w:fldCharType="end"/>
    </w:r>
  </w:p>
  <w:p w:rsidR="002C6EB8" w:rsidRDefault="002C6EB8">
    <w:pPr>
      <w:pStyle w:val="VersionDateLineFooter"/>
    </w:pPr>
    <w:fldSimple w:instr=" STYLEREF  Version  \* MERGEFORMAT ">
      <w:r w:rsidR="00387E65" w:rsidRPr="00387E65">
        <w:rPr>
          <w:bCs/>
          <w:noProof/>
        </w:rPr>
        <w:t>Version 2.1</w:t>
      </w:r>
    </w:fldSimple>
    <w:r>
      <w:rPr>
        <w:rStyle w:val="PageNumber"/>
      </w:rPr>
      <w:tab/>
    </w:r>
    <w:r>
      <w:rPr>
        <w:rStyle w:val="PageNumber"/>
      </w:rPr>
      <w:tab/>
    </w:r>
    <w:fldSimple w:instr=" STYLEREF  PubDate  \* MERGEFORMAT ">
      <w:r w:rsidR="00387E65">
        <w:rPr>
          <w:noProof/>
        </w:rPr>
        <w:t>May X, 2018</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Footer"/>
      <w:rPr>
        <w:rStyle w:val="PageNumber"/>
      </w:rPr>
    </w:pPr>
    <w:fldSimple w:instr=" STYLEREF  &quot;Doc Title&quot;  \* MERGEFORMAT ">
      <w:r w:rsidR="00387E65">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p w:rsidR="002C6EB8" w:rsidRDefault="002C6EB8">
    <w:pPr>
      <w:pStyle w:val="VersionDateLineFooter"/>
    </w:pPr>
    <w:fldSimple w:instr=" STYLEREF  Version  \* MERGEFORMAT ">
      <w:r w:rsidR="00387E65">
        <w:rPr>
          <w:noProof/>
        </w:rPr>
        <w:t>Version 2.1</w:t>
      </w:r>
    </w:fldSimple>
    <w:r>
      <w:rPr>
        <w:rStyle w:val="PageNumber"/>
      </w:rPr>
      <w:tab/>
    </w:r>
    <w:r>
      <w:rPr>
        <w:rStyle w:val="PageNumber"/>
      </w:rPr>
      <w:tab/>
    </w:r>
    <w:fldSimple w:instr=" STYLEREF  PubDate  \* MERGEFORMAT ">
      <w:r w:rsidR="00387E65" w:rsidRPr="00387E65">
        <w:rPr>
          <w:bCs/>
          <w:noProof/>
        </w:rPr>
        <w:t>May X</w:t>
      </w:r>
      <w:r w:rsidR="00387E65">
        <w:rPr>
          <w:noProof/>
        </w:rPr>
        <w:t>, 2018</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VersionDateLineFooter"/>
      <w:rPr>
        <w:rStyle w:val="PageNumber"/>
      </w:rPr>
    </w:pPr>
    <w:fldSimple w:instr=" STYLEREF  &quot;Doc Title&quot;  \* MERGEFORMAT ">
      <w:r w:rsidR="00387E65">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rsidR="002C6EB8" w:rsidRDefault="002C6EB8">
    <w:pPr>
      <w:pStyle w:val="VersionDateLineFooter"/>
    </w:pPr>
    <w:fldSimple w:instr=" STYLEREF  Version  \* MERGEFORMAT ">
      <w:r w:rsidR="00387E65" w:rsidRPr="00387E65">
        <w:rPr>
          <w:bCs/>
          <w:noProof/>
        </w:rPr>
        <w:t>Version 2.1</w:t>
      </w:r>
    </w:fldSimple>
    <w:r>
      <w:rPr>
        <w:rStyle w:val="PageNumber"/>
      </w:rPr>
      <w:tab/>
    </w:r>
    <w:r>
      <w:rPr>
        <w:rStyle w:val="PageNumber"/>
      </w:rPr>
      <w:tab/>
    </w:r>
    <w:fldSimple w:instr=" STYLEREF  PubDate  \* MERGEFORMAT ">
      <w:r w:rsidR="00387E65" w:rsidRPr="00387E65">
        <w:rPr>
          <w:bCs/>
          <w:noProof/>
        </w:rPr>
        <w:t>May X</w:t>
      </w:r>
      <w:r w:rsidR="00387E65">
        <w:rPr>
          <w:noProof/>
        </w:rPr>
        <w:t>, 2018</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Footer"/>
      <w:rPr>
        <w:rStyle w:val="PageNumber"/>
      </w:rPr>
    </w:pPr>
    <w:fldSimple w:instr=" STYLEREF  &quot;Doc Title&quot;  \* MERGEFORMAT ">
      <w:r w:rsidR="00387E65">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18</w:t>
    </w:r>
    <w:r>
      <w:rPr>
        <w:rStyle w:val="PageNumber"/>
      </w:rPr>
      <w:fldChar w:fldCharType="end"/>
    </w:r>
  </w:p>
  <w:p w:rsidR="002C6EB8" w:rsidRDefault="002C6EB8">
    <w:pPr>
      <w:pStyle w:val="VersionDateLineFooter"/>
    </w:pPr>
    <w:fldSimple w:instr=" STYLEREF  Version  \* MERGEFORMAT ">
      <w:r w:rsidR="00387E65">
        <w:rPr>
          <w:noProof/>
        </w:rPr>
        <w:t>Version 2.1</w:t>
      </w:r>
    </w:fldSimple>
    <w:r>
      <w:rPr>
        <w:rStyle w:val="PageNumber"/>
      </w:rPr>
      <w:tab/>
    </w:r>
    <w:r>
      <w:rPr>
        <w:rStyle w:val="PageNumber"/>
      </w:rPr>
      <w:tab/>
    </w:r>
    <w:r>
      <w:rPr>
        <w:rStyle w:val="PageNumber"/>
      </w:rPr>
      <w:fldChar w:fldCharType="begin"/>
    </w:r>
    <w:r>
      <w:rPr>
        <w:rStyle w:val="PageNumber"/>
      </w:rPr>
      <w:instrText xml:space="preserve"> STYLEREF  PubDate  \* MERGEFORMAT </w:instrText>
    </w:r>
    <w:r>
      <w:rPr>
        <w:rStyle w:val="PageNumber"/>
      </w:rPr>
      <w:fldChar w:fldCharType="separate"/>
    </w:r>
    <w:r w:rsidR="00387E65">
      <w:rPr>
        <w:rStyle w:val="PageNumber"/>
        <w:noProof/>
      </w:rPr>
      <w:t>May X, 2018</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Footer"/>
      <w:rPr>
        <w:rStyle w:val="PageNumber"/>
      </w:rPr>
    </w:pPr>
    <w:fldSimple w:instr=" STYLEREF  &quot;Doc Title&quot;  \* MERGEFORMAT ">
      <w:r w:rsidR="00387E65">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rsidR="002C6EB8" w:rsidRDefault="002C6EB8">
    <w:pPr>
      <w:pStyle w:val="VersionDateLineFooter"/>
    </w:pPr>
    <w:fldSimple w:instr=" STYLEREF  Version  \* MERGEFORMAT ">
      <w:r w:rsidR="00387E65" w:rsidRPr="00387E65">
        <w:rPr>
          <w:bCs/>
          <w:noProof/>
        </w:rPr>
        <w:t>Version 2.1</w:t>
      </w:r>
    </w:fldSimple>
    <w:r>
      <w:rPr>
        <w:rStyle w:val="PageNumber"/>
      </w:rPr>
      <w:tab/>
    </w:r>
    <w:r>
      <w:rPr>
        <w:rStyle w:val="PageNumber"/>
      </w:rPr>
      <w:tab/>
    </w:r>
    <w:fldSimple w:instr=" STYLEREF  PubDate  \* MERGEFORMAT ">
      <w:r w:rsidR="00387E65">
        <w:rPr>
          <w:noProof/>
        </w:rPr>
        <w:t>May X, 2018</w:t>
      </w:r>
    </w:fldSimple>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Footer"/>
      <w:rPr>
        <w:rStyle w:val="PageNumber"/>
      </w:rPr>
    </w:pPr>
    <w:fldSimple w:instr=" STYLEREF  &quot;Doc Title&quot;  \* MERGEFORMAT ">
      <w:r w:rsidR="00387E65">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p w:rsidR="002C6EB8" w:rsidRDefault="002C6EB8">
    <w:pPr>
      <w:pStyle w:val="VersionDateLineFooter"/>
    </w:pPr>
    <w:fldSimple w:instr=" STYLEREF  Version  \* MERGEFORMAT ">
      <w:r w:rsidR="00387E65" w:rsidRPr="00387E65">
        <w:rPr>
          <w:bCs/>
          <w:noProof/>
        </w:rPr>
        <w:t>Version 2.1</w:t>
      </w:r>
    </w:fldSimple>
    <w:r>
      <w:rPr>
        <w:rStyle w:val="PageNumber"/>
      </w:rPr>
      <w:tab/>
    </w:r>
    <w:r>
      <w:rPr>
        <w:rStyle w:val="PageNumber"/>
      </w:rPr>
      <w:tab/>
    </w:r>
    <w:fldSimple w:instr=" STYLEREF  PubDate  \* MERGEFORMAT ">
      <w:r w:rsidR="00387E65">
        <w:rPr>
          <w:noProof/>
        </w:rPr>
        <w:t>May X, 2018</w:t>
      </w:r>
    </w:fldSimple>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Footer"/>
      <w:rPr>
        <w:rStyle w:val="PageNumber"/>
      </w:rPr>
    </w:pPr>
    <w:fldSimple w:instr=" STYLEREF  &quot;Doc Title&quot;  \* MERGEFORMAT ">
      <w:r w:rsidR="00387E65">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p w:rsidR="002C6EB8" w:rsidRDefault="002C6EB8">
    <w:pPr>
      <w:pStyle w:val="VersionDateLineFooter"/>
    </w:pPr>
    <w:fldSimple w:instr=" STYLEREF  Version  \* MERGEFORMAT ">
      <w:r w:rsidR="00387E65" w:rsidRPr="00387E65">
        <w:rPr>
          <w:bCs/>
          <w:noProof/>
        </w:rPr>
        <w:t>Version 2.1</w:t>
      </w:r>
    </w:fldSimple>
    <w:r>
      <w:rPr>
        <w:rStyle w:val="PageNumber"/>
      </w:rPr>
      <w:tab/>
    </w:r>
    <w:r>
      <w:rPr>
        <w:rStyle w:val="PageNumber"/>
      </w:rPr>
      <w:tab/>
    </w:r>
    <w:fldSimple w:instr=" STYLEREF  PubDate  \* MERGEFORMAT ">
      <w:r w:rsidR="00387E65">
        <w:rPr>
          <w:noProof/>
        </w:rPr>
        <w:t>May X, 2018</w:t>
      </w:r>
    </w:fldSimple>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Footer"/>
      <w:rPr>
        <w:rStyle w:val="PageNumber"/>
      </w:rPr>
    </w:pPr>
    <w:fldSimple w:instr=" STYLEREF  &quot;Doc Title&quot;  \* MERGEFORMAT ">
      <w:r w:rsidR="00387E65">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p w:rsidR="002C6EB8" w:rsidRDefault="002C6EB8">
    <w:pPr>
      <w:pStyle w:val="VersionDateLineFooter"/>
    </w:pPr>
    <w:fldSimple w:instr=" STYLEREF  Version  \* MERGEFORMAT ">
      <w:r w:rsidR="00387E65" w:rsidRPr="00387E65">
        <w:rPr>
          <w:bCs/>
          <w:noProof/>
        </w:rPr>
        <w:t>Version 2.1</w:t>
      </w:r>
    </w:fldSimple>
    <w:r>
      <w:rPr>
        <w:rStyle w:val="PageNumber"/>
      </w:rPr>
      <w:tab/>
    </w:r>
    <w:r>
      <w:rPr>
        <w:rStyle w:val="PageNumber"/>
      </w:rPr>
      <w:tab/>
    </w:r>
    <w:fldSimple w:instr=" STYLEREF  PubDate  \* MERGEFORMAT ">
      <w:r w:rsidR="00387E65">
        <w:rPr>
          <w:noProof/>
        </w:rPr>
        <w:t>May X, 2018</w:t>
      </w:r>
    </w:fldSimple>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Footer"/>
      <w:rPr>
        <w:rStyle w:val="PageNumber"/>
      </w:rPr>
    </w:pPr>
    <w:fldSimple w:instr=" STYLEREF  &quot;Doc Title&quot;  \* MERGEFORMAT ">
      <w:r w:rsidR="00387E65">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p w:rsidR="002C6EB8" w:rsidRDefault="002C6EB8">
    <w:pPr>
      <w:pStyle w:val="VersionDateLineFooter"/>
    </w:pPr>
    <w:fldSimple w:instr=" STYLEREF  Version  \* MERGEFORMAT ">
      <w:r w:rsidR="00387E65" w:rsidRPr="00387E65">
        <w:rPr>
          <w:bCs/>
          <w:noProof/>
        </w:rPr>
        <w:t>Version 2.1</w:t>
      </w:r>
    </w:fldSimple>
    <w:r>
      <w:rPr>
        <w:rStyle w:val="PageNumber"/>
      </w:rPr>
      <w:tab/>
    </w:r>
    <w:r>
      <w:rPr>
        <w:rStyle w:val="PageNumber"/>
      </w:rPr>
      <w:tab/>
    </w:r>
    <w:fldSimple w:instr=" STYLEREF  PubDate  \* MERGEFORMAT ">
      <w:r w:rsidR="00387E65">
        <w:rPr>
          <w:noProof/>
        </w:rPr>
        <w:t>May X, 2018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41AF" w:rsidRDefault="00A141AF">
      <w:r>
        <w:separator/>
      </w:r>
    </w:p>
  </w:footnote>
  <w:footnote w:type="continuationSeparator" w:id="0">
    <w:p w:rsidR="00A141AF" w:rsidRDefault="00A141AF">
      <w:r>
        <w:continuationSeparator/>
      </w:r>
    </w:p>
  </w:footnote>
  <w:footnote w:type="continuationNotice" w:id="1">
    <w:p w:rsidR="00A141AF" w:rsidRDefault="00A141AF">
      <w:pPr>
        <w:spacing w:before="0" w:after="0"/>
      </w:pPr>
    </w:p>
  </w:footnote>
  <w:footnote w:id="2">
    <w:p w:rsidR="002C6EB8" w:rsidRDefault="002C6EB8">
      <w:pPr>
        <w:pStyle w:val="FootnoteText"/>
        <w:tabs>
          <w:tab w:val="left" w:pos="360"/>
        </w:tabs>
      </w:pPr>
      <w:r>
        <w:rPr>
          <w:rStyle w:val="FootnoteReference"/>
        </w:rPr>
        <w:footnoteRef/>
      </w:r>
      <w:r>
        <w:tab/>
        <w:t>Cypress is the rigorous</w:t>
      </w:r>
      <w:r>
        <w:rPr>
          <w:spacing w:val="-2"/>
        </w:rPr>
        <w:t xml:space="preserve"> </w:t>
      </w:r>
      <w:r>
        <w:t>and</w:t>
      </w:r>
      <w:r>
        <w:rPr>
          <w:spacing w:val="-2"/>
        </w:rPr>
        <w:t xml:space="preserve"> </w:t>
      </w:r>
      <w:r>
        <w:t>repeatable</w:t>
      </w:r>
      <w:r>
        <w:rPr>
          <w:spacing w:val="-2"/>
        </w:rPr>
        <w:t xml:space="preserve"> </w:t>
      </w:r>
      <w:r>
        <w:t>testing</w:t>
      </w:r>
      <w:r>
        <w:rPr>
          <w:spacing w:val="-3"/>
        </w:rPr>
        <w:t xml:space="preserve"> </w:t>
      </w:r>
      <w:r>
        <w:t>tool</w:t>
      </w:r>
      <w:r>
        <w:rPr>
          <w:spacing w:val="-2"/>
        </w:rPr>
        <w:t xml:space="preserve"> </w:t>
      </w:r>
      <w:r>
        <w:t>of</w:t>
      </w:r>
      <w:r>
        <w:rPr>
          <w:spacing w:val="-2"/>
        </w:rPr>
        <w:t xml:space="preserve"> </w:t>
      </w:r>
      <w:r>
        <w:t>Electronic</w:t>
      </w:r>
      <w:r>
        <w:rPr>
          <w:spacing w:val="-2"/>
        </w:rPr>
        <w:t xml:space="preserve"> </w:t>
      </w:r>
      <w:r>
        <w:t>Health</w:t>
      </w:r>
      <w:r>
        <w:rPr>
          <w:spacing w:val="-3"/>
        </w:rPr>
        <w:t xml:space="preserve"> </w:t>
      </w:r>
      <w:r>
        <w:t>Records</w:t>
      </w:r>
      <w:r>
        <w:rPr>
          <w:spacing w:val="-2"/>
        </w:rPr>
        <w:t xml:space="preserve"> </w:t>
      </w:r>
      <w:r>
        <w:t>(EHR)</w:t>
      </w:r>
      <w:r>
        <w:rPr>
          <w:spacing w:val="26"/>
        </w:rPr>
        <w:t xml:space="preserve"> </w:t>
      </w:r>
      <w:r>
        <w:t>and</w:t>
      </w:r>
      <w:r>
        <w:rPr>
          <w:spacing w:val="-3"/>
        </w:rPr>
        <w:t xml:space="preserve"> </w:t>
      </w:r>
      <w:r>
        <w:rPr>
          <w:spacing w:val="-1"/>
        </w:rPr>
        <w:t>EHR</w:t>
      </w:r>
      <w:r>
        <w:rPr>
          <w:spacing w:val="-3"/>
        </w:rPr>
        <w:t xml:space="preserve"> </w:t>
      </w:r>
      <w:r>
        <w:t>modules used in</w:t>
      </w:r>
      <w:r>
        <w:rPr>
          <w:spacing w:val="-2"/>
        </w:rPr>
        <w:t xml:space="preserve"> </w:t>
      </w:r>
      <w:r>
        <w:t>calculating</w:t>
      </w:r>
      <w:r>
        <w:rPr>
          <w:spacing w:val="-3"/>
        </w:rPr>
        <w:t xml:space="preserve"> </w:t>
      </w:r>
      <w:r>
        <w:t>Meaningful</w:t>
      </w:r>
      <w:r>
        <w:rPr>
          <w:spacing w:val="-3"/>
        </w:rPr>
        <w:t xml:space="preserve"> </w:t>
      </w:r>
      <w:r>
        <w:t>Use</w:t>
      </w:r>
      <w:r>
        <w:rPr>
          <w:spacing w:val="-3"/>
        </w:rPr>
        <w:t xml:space="preserve"> </w:t>
      </w:r>
      <w:r>
        <w:t>Stage</w:t>
      </w:r>
      <w:r>
        <w:rPr>
          <w:spacing w:val="-3"/>
        </w:rPr>
        <w:t xml:space="preserve"> </w:t>
      </w:r>
      <w:r>
        <w:t>2</w:t>
      </w:r>
      <w:r>
        <w:rPr>
          <w:spacing w:val="-2"/>
        </w:rPr>
        <w:t xml:space="preserve"> </w:t>
      </w:r>
      <w:r>
        <w:t>Clinical</w:t>
      </w:r>
      <w:r>
        <w:rPr>
          <w:spacing w:val="-3"/>
        </w:rPr>
        <w:t xml:space="preserve"> </w:t>
      </w:r>
      <w:r>
        <w:t>Quality</w:t>
      </w:r>
      <w:r>
        <w:rPr>
          <w:spacing w:val="-3"/>
        </w:rPr>
        <w:t xml:space="preserve"> </w:t>
      </w:r>
      <w:r>
        <w:t>Measures</w:t>
      </w:r>
      <w:r>
        <w:rPr>
          <w:spacing w:val="22"/>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Header2"/>
    </w:pPr>
    <w:r>
      <w:t>Centers for Medicare &amp; Medicaid Services / ONC</w:t>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Header2"/>
    </w:pPr>
    <w:r>
      <w:t>Centers for Medicare &amp; Medicaid Services / ONC</w:t>
    </w: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Header2"/>
    </w:pPr>
    <w:r>
      <w:t>Centers for Medicare &amp; Medicaid Services / ONC</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Header2"/>
    </w:pPr>
    <w:r>
      <w:t>Centers for Medicare &amp; Medicaid Services / ONC</w:t>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Header2"/>
    </w:pPr>
    <w:r>
      <w:t>Centers for Medicare &amp; Medicaid Services / ONC</w:t>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 w:rsidR="002C6EB8" w:rsidRDefault="002C6EB8"/>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Header2"/>
    </w:pPr>
    <w:r>
      <w:t>Centers for Medicare &amp; Medicaid Services / ONC</w:t>
    </w:r>
    <w:r>
      <w:tab/>
    </w:r>
    <w:fldSimple w:instr=" STYLEREF  &quot;Heading 1&quot;  \* MERGEFORMAT ">
      <w:r w:rsidR="00387E65">
        <w:rPr>
          <w:noProof/>
        </w:rPr>
        <w:t>Measure Dashboard</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Header2"/>
    </w:pPr>
    <w:r>
      <w:t>Centers for Medicare &amp; Medicaid Services / ONC</w:t>
    </w:r>
    <w: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Header2"/>
    </w:pPr>
    <w:r>
      <w:t>Centers for Medicare &amp; Medicaid Services / ONC</w:t>
    </w:r>
    <w: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Header2"/>
    </w:pPr>
    <w:r>
      <w:t>Centers for Medicare &amp; Medicaid Services / ONC</w:t>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6EB8" w:rsidRDefault="002C6EB8">
    <w:pPr>
      <w:pStyle w:val="Header2"/>
    </w:pPr>
    <w:r>
      <w:t>Centers for Medicare &amp; Medicaid Services / ONC</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E78AE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03412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BBE47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AD82C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6D27FB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ECA3D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A4661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07C0DD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6235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E79A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E27EEE"/>
    <w:multiLevelType w:val="hybridMultilevel"/>
    <w:tmpl w:val="2B3CFA2E"/>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C0A92"/>
    <w:multiLevelType w:val="hybridMultilevel"/>
    <w:tmpl w:val="84AAF986"/>
    <w:lvl w:ilvl="0" w:tplc="33D83192">
      <w:start w:val="1"/>
      <w:numFmt w:val="bullet"/>
      <w:lvlText w:val=""/>
      <w:lvlJc w:val="left"/>
      <w:pPr>
        <w:ind w:left="720" w:hanging="360"/>
      </w:pPr>
      <w:rPr>
        <w:rFonts w:ascii="Symbol" w:hAnsi="Symbol" w:hint="default"/>
        <w:b w:val="0"/>
        <w:i w:val="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4" w15:restartNumberingAfterBreak="0">
    <w:nsid w:val="0A936856"/>
    <w:multiLevelType w:val="hybridMultilevel"/>
    <w:tmpl w:val="F144821C"/>
    <w:lvl w:ilvl="0" w:tplc="D2FA7E26">
      <w:start w:val="1"/>
      <w:numFmt w:val="bullet"/>
      <w:lvlText w:val="■"/>
      <w:lvlJc w:val="left"/>
      <w:pPr>
        <w:tabs>
          <w:tab w:val="num" w:pos="720"/>
        </w:tabs>
        <w:ind w:left="720" w:hanging="360"/>
      </w:pPr>
      <w:rPr>
        <w:rFonts w:ascii="Arial" w:hAnsi="Arial" w:hint="default"/>
      </w:rPr>
    </w:lvl>
    <w:lvl w:ilvl="1" w:tplc="1E608EB0" w:tentative="1">
      <w:start w:val="1"/>
      <w:numFmt w:val="bullet"/>
      <w:lvlText w:val="■"/>
      <w:lvlJc w:val="left"/>
      <w:pPr>
        <w:tabs>
          <w:tab w:val="num" w:pos="1440"/>
        </w:tabs>
        <w:ind w:left="1440" w:hanging="360"/>
      </w:pPr>
      <w:rPr>
        <w:rFonts w:ascii="Arial" w:hAnsi="Arial" w:hint="default"/>
      </w:rPr>
    </w:lvl>
    <w:lvl w:ilvl="2" w:tplc="92207C18" w:tentative="1">
      <w:start w:val="1"/>
      <w:numFmt w:val="bullet"/>
      <w:lvlText w:val="■"/>
      <w:lvlJc w:val="left"/>
      <w:pPr>
        <w:tabs>
          <w:tab w:val="num" w:pos="2160"/>
        </w:tabs>
        <w:ind w:left="2160" w:hanging="360"/>
      </w:pPr>
      <w:rPr>
        <w:rFonts w:ascii="Arial" w:hAnsi="Arial" w:hint="default"/>
      </w:rPr>
    </w:lvl>
    <w:lvl w:ilvl="3" w:tplc="14B0E906" w:tentative="1">
      <w:start w:val="1"/>
      <w:numFmt w:val="bullet"/>
      <w:lvlText w:val="■"/>
      <w:lvlJc w:val="left"/>
      <w:pPr>
        <w:tabs>
          <w:tab w:val="num" w:pos="2880"/>
        </w:tabs>
        <w:ind w:left="2880" w:hanging="360"/>
      </w:pPr>
      <w:rPr>
        <w:rFonts w:ascii="Arial" w:hAnsi="Arial" w:hint="default"/>
      </w:rPr>
    </w:lvl>
    <w:lvl w:ilvl="4" w:tplc="4D8C59CA" w:tentative="1">
      <w:start w:val="1"/>
      <w:numFmt w:val="bullet"/>
      <w:lvlText w:val="■"/>
      <w:lvlJc w:val="left"/>
      <w:pPr>
        <w:tabs>
          <w:tab w:val="num" w:pos="3600"/>
        </w:tabs>
        <w:ind w:left="3600" w:hanging="360"/>
      </w:pPr>
      <w:rPr>
        <w:rFonts w:ascii="Arial" w:hAnsi="Arial" w:hint="default"/>
      </w:rPr>
    </w:lvl>
    <w:lvl w:ilvl="5" w:tplc="0B58B16E" w:tentative="1">
      <w:start w:val="1"/>
      <w:numFmt w:val="bullet"/>
      <w:lvlText w:val="■"/>
      <w:lvlJc w:val="left"/>
      <w:pPr>
        <w:tabs>
          <w:tab w:val="num" w:pos="4320"/>
        </w:tabs>
        <w:ind w:left="4320" w:hanging="360"/>
      </w:pPr>
      <w:rPr>
        <w:rFonts w:ascii="Arial" w:hAnsi="Arial" w:hint="default"/>
      </w:rPr>
    </w:lvl>
    <w:lvl w:ilvl="6" w:tplc="5516A06C" w:tentative="1">
      <w:start w:val="1"/>
      <w:numFmt w:val="bullet"/>
      <w:lvlText w:val="■"/>
      <w:lvlJc w:val="left"/>
      <w:pPr>
        <w:tabs>
          <w:tab w:val="num" w:pos="5040"/>
        </w:tabs>
        <w:ind w:left="5040" w:hanging="360"/>
      </w:pPr>
      <w:rPr>
        <w:rFonts w:ascii="Arial" w:hAnsi="Arial" w:hint="default"/>
      </w:rPr>
    </w:lvl>
    <w:lvl w:ilvl="7" w:tplc="CC32531A" w:tentative="1">
      <w:start w:val="1"/>
      <w:numFmt w:val="bullet"/>
      <w:lvlText w:val="■"/>
      <w:lvlJc w:val="left"/>
      <w:pPr>
        <w:tabs>
          <w:tab w:val="num" w:pos="5760"/>
        </w:tabs>
        <w:ind w:left="5760" w:hanging="360"/>
      </w:pPr>
      <w:rPr>
        <w:rFonts w:ascii="Arial" w:hAnsi="Arial" w:hint="default"/>
      </w:rPr>
    </w:lvl>
    <w:lvl w:ilvl="8" w:tplc="A3C0673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B23798E"/>
    <w:multiLevelType w:val="hybridMultilevel"/>
    <w:tmpl w:val="183E5526"/>
    <w:lvl w:ilvl="0" w:tplc="02525D5C">
      <w:start w:val="1"/>
      <w:numFmt w:val="bullet"/>
      <w:lvlText w:val="■"/>
      <w:lvlJc w:val="left"/>
      <w:pPr>
        <w:tabs>
          <w:tab w:val="num" w:pos="720"/>
        </w:tabs>
        <w:ind w:left="720" w:hanging="360"/>
      </w:pPr>
      <w:rPr>
        <w:rFonts w:ascii="Arial" w:hAnsi="Arial" w:hint="default"/>
      </w:rPr>
    </w:lvl>
    <w:lvl w:ilvl="1" w:tplc="09C2BDA4" w:tentative="1">
      <w:start w:val="1"/>
      <w:numFmt w:val="bullet"/>
      <w:lvlText w:val="■"/>
      <w:lvlJc w:val="left"/>
      <w:pPr>
        <w:tabs>
          <w:tab w:val="num" w:pos="1440"/>
        </w:tabs>
        <w:ind w:left="1440" w:hanging="360"/>
      </w:pPr>
      <w:rPr>
        <w:rFonts w:ascii="Arial" w:hAnsi="Arial" w:hint="default"/>
      </w:rPr>
    </w:lvl>
    <w:lvl w:ilvl="2" w:tplc="F08A628C" w:tentative="1">
      <w:start w:val="1"/>
      <w:numFmt w:val="bullet"/>
      <w:lvlText w:val="■"/>
      <w:lvlJc w:val="left"/>
      <w:pPr>
        <w:tabs>
          <w:tab w:val="num" w:pos="2160"/>
        </w:tabs>
        <w:ind w:left="2160" w:hanging="360"/>
      </w:pPr>
      <w:rPr>
        <w:rFonts w:ascii="Arial" w:hAnsi="Arial" w:hint="default"/>
      </w:rPr>
    </w:lvl>
    <w:lvl w:ilvl="3" w:tplc="180027DE" w:tentative="1">
      <w:start w:val="1"/>
      <w:numFmt w:val="bullet"/>
      <w:lvlText w:val="■"/>
      <w:lvlJc w:val="left"/>
      <w:pPr>
        <w:tabs>
          <w:tab w:val="num" w:pos="2880"/>
        </w:tabs>
        <w:ind w:left="2880" w:hanging="360"/>
      </w:pPr>
      <w:rPr>
        <w:rFonts w:ascii="Arial" w:hAnsi="Arial" w:hint="default"/>
      </w:rPr>
    </w:lvl>
    <w:lvl w:ilvl="4" w:tplc="F44467CC" w:tentative="1">
      <w:start w:val="1"/>
      <w:numFmt w:val="bullet"/>
      <w:lvlText w:val="■"/>
      <w:lvlJc w:val="left"/>
      <w:pPr>
        <w:tabs>
          <w:tab w:val="num" w:pos="3600"/>
        </w:tabs>
        <w:ind w:left="3600" w:hanging="360"/>
      </w:pPr>
      <w:rPr>
        <w:rFonts w:ascii="Arial" w:hAnsi="Arial" w:hint="default"/>
      </w:rPr>
    </w:lvl>
    <w:lvl w:ilvl="5" w:tplc="6E203C06" w:tentative="1">
      <w:start w:val="1"/>
      <w:numFmt w:val="bullet"/>
      <w:lvlText w:val="■"/>
      <w:lvlJc w:val="left"/>
      <w:pPr>
        <w:tabs>
          <w:tab w:val="num" w:pos="4320"/>
        </w:tabs>
        <w:ind w:left="4320" w:hanging="360"/>
      </w:pPr>
      <w:rPr>
        <w:rFonts w:ascii="Arial" w:hAnsi="Arial" w:hint="default"/>
      </w:rPr>
    </w:lvl>
    <w:lvl w:ilvl="6" w:tplc="15FCD8AE" w:tentative="1">
      <w:start w:val="1"/>
      <w:numFmt w:val="bullet"/>
      <w:lvlText w:val="■"/>
      <w:lvlJc w:val="left"/>
      <w:pPr>
        <w:tabs>
          <w:tab w:val="num" w:pos="5040"/>
        </w:tabs>
        <w:ind w:left="5040" w:hanging="360"/>
      </w:pPr>
      <w:rPr>
        <w:rFonts w:ascii="Arial" w:hAnsi="Arial" w:hint="default"/>
      </w:rPr>
    </w:lvl>
    <w:lvl w:ilvl="7" w:tplc="1922A562" w:tentative="1">
      <w:start w:val="1"/>
      <w:numFmt w:val="bullet"/>
      <w:lvlText w:val="■"/>
      <w:lvlJc w:val="left"/>
      <w:pPr>
        <w:tabs>
          <w:tab w:val="num" w:pos="5760"/>
        </w:tabs>
        <w:ind w:left="5760" w:hanging="360"/>
      </w:pPr>
      <w:rPr>
        <w:rFonts w:ascii="Arial" w:hAnsi="Arial" w:hint="default"/>
      </w:rPr>
    </w:lvl>
    <w:lvl w:ilvl="8" w:tplc="20DCF5E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0D232915"/>
    <w:multiLevelType w:val="hybridMultilevel"/>
    <w:tmpl w:val="2448610C"/>
    <w:lvl w:ilvl="0" w:tplc="8C0AC340">
      <w:start w:val="1"/>
      <w:numFmt w:val="lowerLetter"/>
      <w:pStyle w:val="NumberedList2bulleted"/>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8" w15:restartNumberingAfterBreak="0">
    <w:nsid w:val="0EBA2788"/>
    <w:multiLevelType w:val="hybridMultilevel"/>
    <w:tmpl w:val="6E30B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055323C"/>
    <w:multiLevelType w:val="hybridMultilevel"/>
    <w:tmpl w:val="BC86FCB6"/>
    <w:lvl w:ilvl="0" w:tplc="7DF46B76">
      <w:start w:val="1"/>
      <w:numFmt w:val="bullet"/>
      <w:lvlText w:val="■"/>
      <w:lvlJc w:val="left"/>
      <w:pPr>
        <w:tabs>
          <w:tab w:val="num" w:pos="720"/>
        </w:tabs>
        <w:ind w:left="720" w:hanging="360"/>
      </w:pPr>
      <w:rPr>
        <w:rFonts w:ascii="Arial" w:hAnsi="Arial" w:hint="default"/>
      </w:rPr>
    </w:lvl>
    <w:lvl w:ilvl="1" w:tplc="EBE0A96A">
      <w:start w:val="647"/>
      <w:numFmt w:val="bullet"/>
      <w:lvlText w:val="–"/>
      <w:lvlJc w:val="left"/>
      <w:pPr>
        <w:tabs>
          <w:tab w:val="num" w:pos="1440"/>
        </w:tabs>
        <w:ind w:left="1440" w:hanging="360"/>
      </w:pPr>
      <w:rPr>
        <w:rFonts w:ascii="Arial" w:hAnsi="Arial" w:hint="default"/>
      </w:rPr>
    </w:lvl>
    <w:lvl w:ilvl="2" w:tplc="E9A2A852" w:tentative="1">
      <w:start w:val="1"/>
      <w:numFmt w:val="bullet"/>
      <w:lvlText w:val="■"/>
      <w:lvlJc w:val="left"/>
      <w:pPr>
        <w:tabs>
          <w:tab w:val="num" w:pos="2160"/>
        </w:tabs>
        <w:ind w:left="2160" w:hanging="360"/>
      </w:pPr>
      <w:rPr>
        <w:rFonts w:ascii="Arial" w:hAnsi="Arial" w:hint="default"/>
      </w:rPr>
    </w:lvl>
    <w:lvl w:ilvl="3" w:tplc="D4D4415E" w:tentative="1">
      <w:start w:val="1"/>
      <w:numFmt w:val="bullet"/>
      <w:lvlText w:val="■"/>
      <w:lvlJc w:val="left"/>
      <w:pPr>
        <w:tabs>
          <w:tab w:val="num" w:pos="2880"/>
        </w:tabs>
        <w:ind w:left="2880" w:hanging="360"/>
      </w:pPr>
      <w:rPr>
        <w:rFonts w:ascii="Arial" w:hAnsi="Arial" w:hint="default"/>
      </w:rPr>
    </w:lvl>
    <w:lvl w:ilvl="4" w:tplc="378C5518" w:tentative="1">
      <w:start w:val="1"/>
      <w:numFmt w:val="bullet"/>
      <w:lvlText w:val="■"/>
      <w:lvlJc w:val="left"/>
      <w:pPr>
        <w:tabs>
          <w:tab w:val="num" w:pos="3600"/>
        </w:tabs>
        <w:ind w:left="3600" w:hanging="360"/>
      </w:pPr>
      <w:rPr>
        <w:rFonts w:ascii="Arial" w:hAnsi="Arial" w:hint="default"/>
      </w:rPr>
    </w:lvl>
    <w:lvl w:ilvl="5" w:tplc="FD7C1DAA" w:tentative="1">
      <w:start w:val="1"/>
      <w:numFmt w:val="bullet"/>
      <w:lvlText w:val="■"/>
      <w:lvlJc w:val="left"/>
      <w:pPr>
        <w:tabs>
          <w:tab w:val="num" w:pos="4320"/>
        </w:tabs>
        <w:ind w:left="4320" w:hanging="360"/>
      </w:pPr>
      <w:rPr>
        <w:rFonts w:ascii="Arial" w:hAnsi="Arial" w:hint="default"/>
      </w:rPr>
    </w:lvl>
    <w:lvl w:ilvl="6" w:tplc="420C351C" w:tentative="1">
      <w:start w:val="1"/>
      <w:numFmt w:val="bullet"/>
      <w:lvlText w:val="■"/>
      <w:lvlJc w:val="left"/>
      <w:pPr>
        <w:tabs>
          <w:tab w:val="num" w:pos="5040"/>
        </w:tabs>
        <w:ind w:left="5040" w:hanging="360"/>
      </w:pPr>
      <w:rPr>
        <w:rFonts w:ascii="Arial" w:hAnsi="Arial" w:hint="default"/>
      </w:rPr>
    </w:lvl>
    <w:lvl w:ilvl="7" w:tplc="C1AA2C88" w:tentative="1">
      <w:start w:val="1"/>
      <w:numFmt w:val="bullet"/>
      <w:lvlText w:val="■"/>
      <w:lvlJc w:val="left"/>
      <w:pPr>
        <w:tabs>
          <w:tab w:val="num" w:pos="5760"/>
        </w:tabs>
        <w:ind w:left="5760" w:hanging="360"/>
      </w:pPr>
      <w:rPr>
        <w:rFonts w:ascii="Arial" w:hAnsi="Arial" w:hint="default"/>
      </w:rPr>
    </w:lvl>
    <w:lvl w:ilvl="8" w:tplc="B2701C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FA67B4"/>
    <w:multiLevelType w:val="hybridMultilevel"/>
    <w:tmpl w:val="AEDCB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CA62AC"/>
    <w:multiLevelType w:val="hybridMultilevel"/>
    <w:tmpl w:val="F8AC6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890160"/>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5" w15:restartNumberingAfterBreak="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26" w15:restartNumberingAfterBreak="0">
    <w:nsid w:val="4408339A"/>
    <w:multiLevelType w:val="multilevel"/>
    <w:tmpl w:val="5C545DDA"/>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45A57B8D"/>
    <w:multiLevelType w:val="hybridMultilevel"/>
    <w:tmpl w:val="5DE6A0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C110A6"/>
    <w:multiLevelType w:val="singleLevel"/>
    <w:tmpl w:val="6A8A9556"/>
    <w:lvl w:ilvl="0">
      <w:start w:val="1"/>
      <w:numFmt w:val="decimal"/>
      <w:lvlText w:val="%1."/>
      <w:lvlJc w:val="left"/>
      <w:pPr>
        <w:tabs>
          <w:tab w:val="num" w:pos="504"/>
        </w:tabs>
        <w:ind w:left="504" w:hanging="504"/>
      </w:pPr>
    </w:lvl>
  </w:abstractNum>
  <w:abstractNum w:abstractNumId="29" w15:restartNumberingAfterBreak="0">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30" w15:restartNumberingAfterBreak="0">
    <w:nsid w:val="48257909"/>
    <w:multiLevelType w:val="hybridMultilevel"/>
    <w:tmpl w:val="1222133E"/>
    <w:lvl w:ilvl="0" w:tplc="716E2110">
      <w:start w:val="1"/>
      <w:numFmt w:val="decimal"/>
      <w:lvlText w:val="%1."/>
      <w:lvlJc w:val="left"/>
      <w:pPr>
        <w:ind w:left="720" w:hanging="360"/>
      </w:pPr>
      <w:rPr>
        <w:rFonts w:ascii="Times New Roman" w:hAnsi="Times New Roman" w:hint="default"/>
        <w:b w:val="0"/>
        <w:i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34" w15:restartNumberingAfterBreak="0">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5" w15:restartNumberingAfterBreak="0">
    <w:nsid w:val="67FC0CF8"/>
    <w:multiLevelType w:val="hybridMultilevel"/>
    <w:tmpl w:val="982E8328"/>
    <w:lvl w:ilvl="0" w:tplc="5E82F408">
      <w:start w:val="1"/>
      <w:numFmt w:val="decimal"/>
      <w:pStyle w:val="Numb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37" w15:restartNumberingAfterBreak="0">
    <w:nsid w:val="73635FE3"/>
    <w:multiLevelType w:val="hybridMultilevel"/>
    <w:tmpl w:val="FBBC0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39" w15:restartNumberingAfterBreak="0">
    <w:nsid w:val="7E2E0BC7"/>
    <w:multiLevelType w:val="hybridMultilevel"/>
    <w:tmpl w:val="0154732C"/>
    <w:lvl w:ilvl="0" w:tplc="D4CC1D6E">
      <w:start w:val="1"/>
      <w:numFmt w:val="bullet"/>
      <w:lvlText w:val="■"/>
      <w:lvlJc w:val="left"/>
      <w:pPr>
        <w:tabs>
          <w:tab w:val="num" w:pos="720"/>
        </w:tabs>
        <w:ind w:left="720" w:hanging="360"/>
      </w:pPr>
      <w:rPr>
        <w:rFonts w:ascii="Arial" w:hAnsi="Arial" w:hint="default"/>
      </w:rPr>
    </w:lvl>
    <w:lvl w:ilvl="1" w:tplc="683AF42C" w:tentative="1">
      <w:start w:val="1"/>
      <w:numFmt w:val="bullet"/>
      <w:lvlText w:val="■"/>
      <w:lvlJc w:val="left"/>
      <w:pPr>
        <w:tabs>
          <w:tab w:val="num" w:pos="1440"/>
        </w:tabs>
        <w:ind w:left="1440" w:hanging="360"/>
      </w:pPr>
      <w:rPr>
        <w:rFonts w:ascii="Arial" w:hAnsi="Arial" w:hint="default"/>
      </w:rPr>
    </w:lvl>
    <w:lvl w:ilvl="2" w:tplc="E1D43382" w:tentative="1">
      <w:start w:val="1"/>
      <w:numFmt w:val="bullet"/>
      <w:lvlText w:val="■"/>
      <w:lvlJc w:val="left"/>
      <w:pPr>
        <w:tabs>
          <w:tab w:val="num" w:pos="2160"/>
        </w:tabs>
        <w:ind w:left="2160" w:hanging="360"/>
      </w:pPr>
      <w:rPr>
        <w:rFonts w:ascii="Arial" w:hAnsi="Arial" w:hint="default"/>
      </w:rPr>
    </w:lvl>
    <w:lvl w:ilvl="3" w:tplc="88F6AF92" w:tentative="1">
      <w:start w:val="1"/>
      <w:numFmt w:val="bullet"/>
      <w:lvlText w:val="■"/>
      <w:lvlJc w:val="left"/>
      <w:pPr>
        <w:tabs>
          <w:tab w:val="num" w:pos="2880"/>
        </w:tabs>
        <w:ind w:left="2880" w:hanging="360"/>
      </w:pPr>
      <w:rPr>
        <w:rFonts w:ascii="Arial" w:hAnsi="Arial" w:hint="default"/>
      </w:rPr>
    </w:lvl>
    <w:lvl w:ilvl="4" w:tplc="05ACE1FE" w:tentative="1">
      <w:start w:val="1"/>
      <w:numFmt w:val="bullet"/>
      <w:lvlText w:val="■"/>
      <w:lvlJc w:val="left"/>
      <w:pPr>
        <w:tabs>
          <w:tab w:val="num" w:pos="3600"/>
        </w:tabs>
        <w:ind w:left="3600" w:hanging="360"/>
      </w:pPr>
      <w:rPr>
        <w:rFonts w:ascii="Arial" w:hAnsi="Arial" w:hint="default"/>
      </w:rPr>
    </w:lvl>
    <w:lvl w:ilvl="5" w:tplc="47DAF128" w:tentative="1">
      <w:start w:val="1"/>
      <w:numFmt w:val="bullet"/>
      <w:lvlText w:val="■"/>
      <w:lvlJc w:val="left"/>
      <w:pPr>
        <w:tabs>
          <w:tab w:val="num" w:pos="4320"/>
        </w:tabs>
        <w:ind w:left="4320" w:hanging="360"/>
      </w:pPr>
      <w:rPr>
        <w:rFonts w:ascii="Arial" w:hAnsi="Arial" w:hint="default"/>
      </w:rPr>
    </w:lvl>
    <w:lvl w:ilvl="6" w:tplc="128CD756" w:tentative="1">
      <w:start w:val="1"/>
      <w:numFmt w:val="bullet"/>
      <w:lvlText w:val="■"/>
      <w:lvlJc w:val="left"/>
      <w:pPr>
        <w:tabs>
          <w:tab w:val="num" w:pos="5040"/>
        </w:tabs>
        <w:ind w:left="5040" w:hanging="360"/>
      </w:pPr>
      <w:rPr>
        <w:rFonts w:ascii="Arial" w:hAnsi="Arial" w:hint="default"/>
      </w:rPr>
    </w:lvl>
    <w:lvl w:ilvl="7" w:tplc="7E727B72" w:tentative="1">
      <w:start w:val="1"/>
      <w:numFmt w:val="bullet"/>
      <w:lvlText w:val="■"/>
      <w:lvlJc w:val="left"/>
      <w:pPr>
        <w:tabs>
          <w:tab w:val="num" w:pos="5760"/>
        </w:tabs>
        <w:ind w:left="5760" w:hanging="360"/>
      </w:pPr>
      <w:rPr>
        <w:rFonts w:ascii="Arial" w:hAnsi="Arial" w:hint="default"/>
      </w:rPr>
    </w:lvl>
    <w:lvl w:ilvl="8" w:tplc="4A3EB314"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F110C23"/>
    <w:multiLevelType w:val="hybridMultilevel"/>
    <w:tmpl w:val="FEF0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FE140D9"/>
    <w:multiLevelType w:val="hybridMultilevel"/>
    <w:tmpl w:val="D4BE0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FB1FEF"/>
    <w:multiLevelType w:val="hybridMultilevel"/>
    <w:tmpl w:val="8F8A13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6"/>
  </w:num>
  <w:num w:numId="2">
    <w:abstractNumId w:val="33"/>
  </w:num>
  <w:num w:numId="3">
    <w:abstractNumId w:val="36"/>
  </w:num>
  <w:num w:numId="4">
    <w:abstractNumId w:val="24"/>
  </w:num>
  <w:num w:numId="5">
    <w:abstractNumId w:val="13"/>
  </w:num>
  <w:num w:numId="6">
    <w:abstractNumId w:val="17"/>
  </w:num>
  <w:num w:numId="7">
    <w:abstractNumId w:val="34"/>
  </w:num>
  <w:num w:numId="8">
    <w:abstractNumId w:val="26"/>
  </w:num>
  <w:num w:numId="9">
    <w:abstractNumId w:val="28"/>
  </w:num>
  <w:num w:numId="10">
    <w:abstractNumId w:val="38"/>
  </w:num>
  <w:num w:numId="11">
    <w:abstractNumId w:val="25"/>
  </w:num>
  <w:num w:numId="12">
    <w:abstractNumId w:val="29"/>
  </w:num>
  <w:num w:numId="13">
    <w:abstractNumId w:val="12"/>
  </w:num>
  <w:num w:numId="14">
    <w:abstractNumId w:val="30"/>
  </w:num>
  <w:num w:numId="15">
    <w:abstractNumId w:val="11"/>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35"/>
  </w:num>
  <w:num w:numId="27">
    <w:abstractNumId w:val="19"/>
  </w:num>
  <w:num w:numId="28">
    <w:abstractNumId w:val="27"/>
  </w:num>
  <w:num w:numId="29">
    <w:abstractNumId w:val="14"/>
  </w:num>
  <w:num w:numId="30">
    <w:abstractNumId w:val="15"/>
  </w:num>
  <w:num w:numId="31">
    <w:abstractNumId w:val="39"/>
  </w:num>
  <w:num w:numId="32">
    <w:abstractNumId w:val="35"/>
    <w:lvlOverride w:ilvl="0">
      <w:startOverride w:val="1"/>
    </w:lvlOverride>
  </w:num>
  <w:num w:numId="33">
    <w:abstractNumId w:val="28"/>
  </w:num>
  <w:num w:numId="34">
    <w:abstractNumId w:val="35"/>
    <w:lvlOverride w:ilvl="0">
      <w:startOverride w:val="1"/>
    </w:lvlOverride>
  </w:num>
  <w:num w:numId="35">
    <w:abstractNumId w:val="42"/>
  </w:num>
  <w:num w:numId="36">
    <w:abstractNumId w:val="16"/>
  </w:num>
  <w:num w:numId="37">
    <w:abstractNumId w:val="16"/>
  </w:num>
  <w:num w:numId="38">
    <w:abstractNumId w:val="35"/>
    <w:lvlOverride w:ilvl="0">
      <w:startOverride w:val="1"/>
    </w:lvlOverride>
  </w:num>
  <w:num w:numId="39">
    <w:abstractNumId w:val="10"/>
  </w:num>
  <w:num w:numId="40">
    <w:abstractNumId w:val="35"/>
  </w:num>
  <w:num w:numId="41">
    <w:abstractNumId w:val="35"/>
    <w:lvlOverride w:ilvl="0">
      <w:startOverride w:val="1"/>
    </w:lvlOverride>
  </w:num>
  <w:num w:numId="42">
    <w:abstractNumId w:val="35"/>
    <w:lvlOverride w:ilvl="0">
      <w:startOverride w:val="1"/>
    </w:lvlOverride>
  </w:num>
  <w:num w:numId="43">
    <w:abstractNumId w:val="35"/>
    <w:lvlOverride w:ilvl="0">
      <w:startOverride w:val="1"/>
    </w:lvlOverride>
  </w:num>
  <w:num w:numId="44">
    <w:abstractNumId w:val="32"/>
  </w:num>
  <w:num w:numId="45">
    <w:abstractNumId w:val="20"/>
  </w:num>
  <w:num w:numId="46">
    <w:abstractNumId w:val="31"/>
  </w:num>
  <w:num w:numId="47">
    <w:abstractNumId w:val="21"/>
  </w:num>
  <w:num w:numId="48">
    <w:abstractNumId w:val="23"/>
  </w:num>
  <w:num w:numId="49">
    <w:abstractNumId w:val="35"/>
  </w:num>
  <w:num w:numId="50">
    <w:abstractNumId w:val="35"/>
    <w:lvlOverride w:ilvl="0">
      <w:startOverride w:val="1"/>
    </w:lvlOverride>
  </w:num>
  <w:num w:numId="51">
    <w:abstractNumId w:val="16"/>
    <w:lvlOverride w:ilvl="0">
      <w:startOverride w:val="1"/>
    </w:lvlOverride>
  </w:num>
  <w:num w:numId="52">
    <w:abstractNumId w:val="35"/>
    <w:lvlOverride w:ilvl="0">
      <w:startOverride w:val="1"/>
    </w:lvlOverride>
  </w:num>
  <w:num w:numId="53">
    <w:abstractNumId w:val="35"/>
    <w:lvlOverride w:ilvl="0">
      <w:startOverride w:val="1"/>
    </w:lvlOverride>
  </w:num>
  <w:num w:numId="54">
    <w:abstractNumId w:val="40"/>
  </w:num>
  <w:num w:numId="55">
    <w:abstractNumId w:val="22"/>
  </w:num>
  <w:num w:numId="56">
    <w:abstractNumId w:val="18"/>
  </w:num>
  <w:num w:numId="57">
    <w:abstractNumId w:val="35"/>
  </w:num>
  <w:num w:numId="58">
    <w:abstractNumId w:val="37"/>
  </w:num>
  <w:num w:numId="59">
    <w:abstractNumId w:val="35"/>
    <w:lvlOverride w:ilvl="0">
      <w:startOverride w:val="1"/>
    </w:lvlOverride>
  </w:num>
  <w:num w:numId="60">
    <w:abstractNumId w:val="35"/>
    <w:lvlOverride w:ilvl="0">
      <w:startOverride w:val="1"/>
    </w:lvlOverride>
  </w:num>
  <w:num w:numId="61">
    <w:abstractNumId w:val="35"/>
  </w:num>
  <w:num w:numId="62">
    <w:abstractNumId w:val="35"/>
  </w:num>
  <w:num w:numId="63">
    <w:abstractNumId w:val="35"/>
  </w:num>
  <w:num w:numId="64">
    <w:abstractNumId w:val="35"/>
  </w:num>
  <w:num w:numId="65">
    <w:abstractNumId w:val="35"/>
    <w:lvlOverride w:ilvl="0">
      <w:startOverride w:val="1"/>
    </w:lvlOverride>
  </w:num>
  <w:num w:numId="66">
    <w:abstractNumId w:val="35"/>
    <w:lvlOverride w:ilvl="0">
      <w:startOverride w:val="1"/>
    </w:lvlOverride>
  </w:num>
  <w:num w:numId="67">
    <w:abstractNumId w:val="35"/>
  </w:num>
  <w:num w:numId="68">
    <w:abstractNumId w:val="35"/>
    <w:lvlOverride w:ilvl="0">
      <w:startOverride w:val="1"/>
    </w:lvlOverride>
  </w:num>
  <w:num w:numId="69">
    <w:abstractNumId w:val="35"/>
  </w:num>
  <w:num w:numId="70">
    <w:abstractNumId w:val="4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proofState w:spelling="clean"/>
  <w:attachedTemplate r:id="rId1"/>
  <w:stylePaneFormatFilter w:val="3821" w:allStyles="1" w:customStyles="0" w:latentStyles="0" w:stylesInUse="0" w:headingStyles="1" w:numberingStyles="0" w:tableStyles="0" w:directFormattingOnRuns="0" w:directFormattingOnParagraphs="0" w:directFormattingOnNumbering="0" w:directFormattingOnTables="1" w:clearFormatting="1" w:top3HeadingStyles="1" w:visibleStyles="0" w:alternateStyleNames="0"/>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EC7"/>
    <w:rsid w:val="002C6EB8"/>
    <w:rsid w:val="00387E65"/>
    <w:rsid w:val="006B175F"/>
    <w:rsid w:val="00851A59"/>
    <w:rsid w:val="00A141AF"/>
    <w:rsid w:val="00BF4F3D"/>
    <w:rsid w:val="00CA2EC7"/>
    <w:rsid w:val="00DD30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A7AED7"/>
  <w15:docId w15:val="{738CC183-681D-4EE7-B1DC-BFA4DF0AA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pPr>
      <w:spacing w:before="120" w:after="120"/>
    </w:pPr>
    <w:rPr>
      <w:sz w:val="24"/>
      <w:szCs w:val="24"/>
    </w:rPr>
  </w:style>
  <w:style w:type="paragraph" w:styleId="Heading1">
    <w:name w:val="heading 1"/>
    <w:next w:val="Normal"/>
    <w:qFormat/>
    <w:pPr>
      <w:keepNext/>
      <w:numPr>
        <w:numId w:val="8"/>
      </w:numPr>
      <w:spacing w:after="280"/>
      <w:outlineLvl w:val="0"/>
    </w:pPr>
    <w:rPr>
      <w:rFonts w:ascii="Arial Narrow" w:hAnsi="Arial Narrow"/>
      <w:b/>
      <w:kern w:val="28"/>
      <w:sz w:val="36"/>
    </w:rPr>
  </w:style>
  <w:style w:type="paragraph" w:styleId="Heading2">
    <w:name w:val="heading 2"/>
    <w:next w:val="Normal"/>
    <w:qFormat/>
    <w:pPr>
      <w:keepNext/>
      <w:numPr>
        <w:ilvl w:val="1"/>
        <w:numId w:val="8"/>
      </w:numPr>
      <w:spacing w:before="300" w:after="100"/>
      <w:outlineLvl w:val="1"/>
    </w:pPr>
    <w:rPr>
      <w:rFonts w:ascii="Arial Narrow" w:hAnsi="Arial Narrow"/>
      <w:b/>
      <w:sz w:val="32"/>
    </w:rPr>
  </w:style>
  <w:style w:type="paragraph" w:styleId="Heading3">
    <w:name w:val="heading 3"/>
    <w:next w:val="Normal"/>
    <w:qFormat/>
    <w:pPr>
      <w:keepNext/>
      <w:numPr>
        <w:ilvl w:val="2"/>
        <w:numId w:val="8"/>
      </w:numPr>
      <w:tabs>
        <w:tab w:val="left" w:pos="900"/>
      </w:tabs>
      <w:spacing w:before="240" w:after="120"/>
      <w:outlineLvl w:val="2"/>
    </w:pPr>
    <w:rPr>
      <w:rFonts w:ascii="Arial Narrow" w:hAnsi="Arial Narrow"/>
      <w:b/>
      <w:sz w:val="28"/>
    </w:rPr>
  </w:style>
  <w:style w:type="paragraph" w:styleId="Heading4">
    <w:name w:val="heading 4"/>
    <w:next w:val="Normal"/>
    <w:qFormat/>
    <w:pPr>
      <w:keepNext/>
      <w:numPr>
        <w:ilvl w:val="3"/>
        <w:numId w:val="8"/>
      </w:numPr>
      <w:spacing w:before="240" w:after="120"/>
      <w:outlineLvl w:val="3"/>
    </w:pPr>
    <w:rPr>
      <w:rFonts w:ascii="Arial Narrow" w:hAnsi="Arial Narrow"/>
      <w:b/>
      <w:sz w:val="26"/>
    </w:rPr>
  </w:style>
  <w:style w:type="paragraph" w:styleId="Heading5">
    <w:name w:val="heading 5"/>
    <w:next w:val="Normal"/>
    <w:qFormat/>
    <w:pPr>
      <w:keepNext/>
      <w:numPr>
        <w:ilvl w:val="4"/>
        <w:numId w:val="8"/>
      </w:numPr>
      <w:spacing w:before="240" w:after="120"/>
      <w:outlineLvl w:val="4"/>
    </w:pPr>
    <w:rPr>
      <w:rFonts w:ascii="Arial Narrow" w:hAnsi="Arial Narrow"/>
      <w:i/>
      <w:sz w:val="26"/>
    </w:rPr>
  </w:style>
  <w:style w:type="paragraph" w:styleId="Heading6">
    <w:name w:val="heading 6"/>
    <w:next w:val="Normal"/>
    <w:pPr>
      <w:keepNext/>
      <w:numPr>
        <w:ilvl w:val="5"/>
        <w:numId w:val="8"/>
      </w:numPr>
      <w:spacing w:before="120" w:after="120"/>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pPr>
      <w:spacing w:before="60" w:after="60"/>
    </w:pPr>
    <w:rPr>
      <w:sz w:val="24"/>
    </w:rPr>
  </w:style>
  <w:style w:type="paragraph" w:customStyle="1" w:styleId="AcronymTerm">
    <w:name w:val="Acronym Term"/>
    <w:qFormat/>
    <w:pPr>
      <w:spacing w:before="60" w:after="60"/>
    </w:pPr>
    <w:rPr>
      <w:b/>
      <w:sz w:val="24"/>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tabs>
        <w:tab w:val="clear" w:pos="720"/>
      </w:tabs>
      <w:spacing w:before="80" w:after="80"/>
    </w:pPr>
    <w:rPr>
      <w:sz w:val="24"/>
    </w:rPr>
  </w:style>
  <w:style w:type="paragraph" w:customStyle="1" w:styleId="BulletListMultipleLast">
    <w:name w:val="Bullet List Multiple Last"/>
    <w:next w:val="Normal"/>
    <w:qFormat/>
    <w:pPr>
      <w:numPr>
        <w:numId w:val="4"/>
      </w:numPr>
      <w:spacing w:before="80" w:after="280"/>
    </w:pPr>
    <w:rPr>
      <w:sz w:val="24"/>
    </w:rPr>
  </w:style>
  <w:style w:type="paragraph" w:customStyle="1" w:styleId="BulletListSingle">
    <w:name w:val="Bullet List Single"/>
    <w:qFormat/>
    <w:pPr>
      <w:numPr>
        <w:numId w:val="5"/>
      </w:numPr>
      <w:spacing w:before="60"/>
    </w:pPr>
    <w:rPr>
      <w:sz w:val="24"/>
    </w:rPr>
  </w:style>
  <w:style w:type="paragraph" w:customStyle="1" w:styleId="BulletListSingleLast">
    <w:name w:val="Bullet List Single Last"/>
    <w:next w:val="Normal"/>
    <w:qFormat/>
    <w:pPr>
      <w:numPr>
        <w:numId w:val="6"/>
      </w:numPr>
      <w:tabs>
        <w:tab w:val="clear" w:pos="720"/>
      </w:tabs>
      <w:spacing w:before="60" w:after="280"/>
    </w:pPr>
    <w:rPr>
      <w:sz w:val="24"/>
    </w:r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before="120" w:after="240"/>
      <w:jc w:val="center"/>
    </w:pPr>
    <w:rPr>
      <w:rFonts w:ascii="Arial Narrow" w:hAnsi="Arial Narrow"/>
      <w:b/>
      <w:sz w:val="24"/>
    </w:rPr>
  </w:style>
  <w:style w:type="paragraph" w:customStyle="1" w:styleId="ESTableCaption">
    <w:name w:val="ES TableCaption"/>
    <w:aliases w:val="etc"/>
    <w:next w:val="Normal"/>
    <w:qFormat/>
    <w:pPr>
      <w:keepNext/>
      <w:spacing w:before="240" w:after="120"/>
      <w:jc w:val="center"/>
    </w:pPr>
    <w:rPr>
      <w:rFonts w:ascii="Arial Narrow" w:hAnsi="Arial Narrow"/>
      <w:b/>
      <w:sz w:val="24"/>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spacing w:before="120" w:after="120"/>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spacing w:before="120"/>
    </w:pPr>
    <w:rPr>
      <w:rFonts w:ascii="Arial Narrow" w:hAnsi="Arial Narrow"/>
      <w:i/>
      <w:sz w:val="26"/>
    </w:rPr>
  </w:style>
  <w:style w:type="paragraph" w:customStyle="1" w:styleId="ESHeading6">
    <w:name w:val="ESHeading 6"/>
    <w:pPr>
      <w:keepNext/>
      <w:numPr>
        <w:ilvl w:val="5"/>
        <w:numId w:val="7"/>
      </w:numPr>
      <w:tabs>
        <w:tab w:val="num" w:pos="360"/>
      </w:tabs>
      <w:spacing w:before="120"/>
    </w:pPr>
    <w:rPr>
      <w:rFonts w:ascii="Arial Narrow" w:hAnsi="Arial Narrow"/>
      <w:sz w:val="24"/>
    </w:rPr>
  </w:style>
  <w:style w:type="paragraph" w:customStyle="1" w:styleId="ESHeading7">
    <w:name w:val="ESHeading 7"/>
    <w:pPr>
      <w:numPr>
        <w:ilvl w:val="6"/>
        <w:numId w:val="7"/>
      </w:numPr>
      <w:tabs>
        <w:tab w:val="num" w:pos="360"/>
      </w:tabs>
    </w:pPr>
    <w:rPr>
      <w:rFonts w:ascii="Arial Narrow" w:hAnsi="Arial Narrow"/>
      <w:sz w:val="24"/>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sz w:val="24"/>
      <w:szCs w:val="24"/>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pPr>
      <w:spacing w:before="120"/>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pPr>
      <w:spacing w:before="120" w:after="120"/>
    </w:pPr>
    <w:rPr>
      <w:sz w:val="24"/>
    </w:rPr>
  </w:style>
  <w:style w:type="paragraph" w:customStyle="1" w:styleId="GlossaryTerm">
    <w:name w:val="GlossaryTerm"/>
    <w:qFormat/>
    <w:pPr>
      <w:spacing w:before="120" w:after="120"/>
    </w:pPr>
    <w:rPr>
      <w:b/>
      <w:sz w:val="24"/>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before="120"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spacing w:before="120" w:after="120"/>
      <w:ind w:left="720" w:right="720"/>
    </w:pPr>
    <w:rPr>
      <w:sz w:val="24"/>
    </w:r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after="12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sz w:val="24"/>
    </w:rPr>
  </w:style>
  <w:style w:type="paragraph" w:styleId="TOC3">
    <w:name w:val="toc 3"/>
    <w:next w:val="Normal"/>
    <w:uiPriority w:val="39"/>
    <w:pPr>
      <w:tabs>
        <w:tab w:val="left" w:pos="1980"/>
        <w:tab w:val="right" w:leader="dot" w:pos="9360"/>
      </w:tabs>
      <w:ind w:left="1627" w:hanging="648"/>
    </w:pPr>
    <w:rPr>
      <w:sz w:val="24"/>
    </w:rPr>
  </w:style>
  <w:style w:type="paragraph" w:styleId="TOC4">
    <w:name w:val="toc 4"/>
    <w:next w:val="Normal"/>
    <w:pPr>
      <w:ind w:left="720"/>
    </w:pPr>
    <w:rPr>
      <w:sz w:val="24"/>
    </w:rPr>
  </w:style>
  <w:style w:type="paragraph" w:styleId="TOC5">
    <w:name w:val="toc 5"/>
    <w:next w:val="Normal"/>
    <w:pPr>
      <w:ind w:left="960"/>
    </w:pPr>
    <w:rPr>
      <w:rFonts w:ascii="Arial" w:hAnsi="Arial"/>
      <w:sz w:val="24"/>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sz w:val="24"/>
    </w:rPr>
  </w:style>
  <w:style w:type="paragraph" w:styleId="TOC7">
    <w:name w:val="toc 7"/>
    <w:next w:val="Normal"/>
    <w:pPr>
      <w:ind w:left="1440"/>
    </w:pPr>
    <w:rPr>
      <w:rFonts w:ascii="Arial" w:hAnsi="Arial"/>
      <w:sz w:val="24"/>
    </w:rPr>
  </w:style>
  <w:style w:type="paragraph" w:styleId="TOC8">
    <w:name w:val="toc 8"/>
    <w:next w:val="Normal"/>
    <w:pPr>
      <w:ind w:left="1680"/>
    </w:pPr>
    <w:rPr>
      <w:rFonts w:ascii="Arial" w:hAnsi="Arial"/>
      <w:sz w:val="24"/>
    </w:rPr>
  </w:style>
  <w:style w:type="paragraph" w:styleId="TOC9">
    <w:name w:val="toc 9"/>
    <w:next w:val="Normal"/>
    <w:pPr>
      <w:ind w:left="1920"/>
    </w:pPr>
    <w:rPr>
      <w:rFonts w:ascii="Arial" w:hAnsi="Arial"/>
      <w:sz w:val="24"/>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69"/>
      </w:numPr>
    </w:pPr>
    <w:rPr>
      <w:szCs w:val="20"/>
    </w:r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numPr>
        <w:numId w:val="36"/>
      </w:numPr>
      <w:spacing w:before="60" w:after="60"/>
    </w:pPr>
    <w:rPr>
      <w:rFonts w:eastAsiaTheme="majorEastAsia" w:cs="Arial"/>
      <w:bCs/>
      <w:kern w:val="32"/>
      <w:sz w:val="24"/>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rPr>
      <w:sz w:val="24"/>
    </w:rPr>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402525">
      <w:bodyDiv w:val="1"/>
      <w:marLeft w:val="0"/>
      <w:marRight w:val="0"/>
      <w:marTop w:val="0"/>
      <w:marBottom w:val="0"/>
      <w:divBdr>
        <w:top w:val="none" w:sz="0" w:space="0" w:color="auto"/>
        <w:left w:val="none" w:sz="0" w:space="0" w:color="auto"/>
        <w:bottom w:val="none" w:sz="0" w:space="0" w:color="auto"/>
        <w:right w:val="none" w:sz="0" w:space="0" w:color="auto"/>
      </w:divBdr>
    </w:div>
    <w:div w:id="1535117117">
      <w:bodyDiv w:val="1"/>
      <w:marLeft w:val="0"/>
      <w:marRight w:val="0"/>
      <w:marTop w:val="0"/>
      <w:marBottom w:val="0"/>
      <w:divBdr>
        <w:top w:val="none" w:sz="0" w:space="0" w:color="auto"/>
        <w:left w:val="none" w:sz="0" w:space="0" w:color="auto"/>
        <w:bottom w:val="none" w:sz="0" w:space="0" w:color="auto"/>
        <w:right w:val="none" w:sz="0" w:space="0" w:color="auto"/>
      </w:divBdr>
    </w:div>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9743891">
          <w:marLeft w:val="1152"/>
          <w:marRight w:val="0"/>
          <w:marTop w:val="0"/>
          <w:marBottom w:val="3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277839240">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1865822782">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3.png"/><Relationship Id="rId39" Type="http://schemas.openxmlformats.org/officeDocument/2006/relationships/image" Target="media/image14.png"/><Relationship Id="rId21" Type="http://schemas.openxmlformats.org/officeDocument/2006/relationships/footer" Target="footer4.xm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footer" Target="footer8.xml"/><Relationship Id="rId50" Type="http://schemas.openxmlformats.org/officeDocument/2006/relationships/header" Target="header10.xml"/><Relationship Id="rId55"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footer" Target="footer6.xml"/><Relationship Id="rId11" Type="http://schemas.openxmlformats.org/officeDocument/2006/relationships/footnotes" Target="footnotes.xml"/><Relationship Id="rId24" Type="http://schemas.openxmlformats.org/officeDocument/2006/relationships/image" Target="media/image1.png"/><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header" Target="header8.xml"/><Relationship Id="rId45" Type="http://schemas.openxmlformats.org/officeDocument/2006/relationships/image" Target="media/image18.png"/><Relationship Id="rId53" Type="http://schemas.openxmlformats.org/officeDocument/2006/relationships/footer" Target="footer10.xml"/><Relationship Id="rId5" Type="http://schemas.openxmlformats.org/officeDocument/2006/relationships/customXml" Target="../customXml/item5.xml"/><Relationship Id="rId10" Type="http://schemas.openxmlformats.org/officeDocument/2006/relationships/webSettings" Target="webSettings.xml"/><Relationship Id="rId19" Type="http://schemas.openxmlformats.org/officeDocument/2006/relationships/header" Target="header4.xml"/><Relationship Id="rId31" Type="http://schemas.openxmlformats.org/officeDocument/2006/relationships/image" Target="media/image6.png"/><Relationship Id="rId44" Type="http://schemas.openxmlformats.org/officeDocument/2006/relationships/image" Target="media/image17.png"/><Relationship Id="rId52"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4.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19.png"/><Relationship Id="rId8" Type="http://schemas.openxmlformats.org/officeDocument/2006/relationships/styles" Target="styles.xml"/><Relationship Id="rId51" Type="http://schemas.openxmlformats.org/officeDocument/2006/relationships/footer" Target="footer9.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2.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eader" Target="header9.xml"/><Relationship Id="rId20" Type="http://schemas.openxmlformats.org/officeDocument/2006/relationships/header" Target="header5.xml"/><Relationship Id="rId41" Type="http://schemas.openxmlformats.org/officeDocument/2006/relationships/footer" Target="footer7.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header" Target="header7.xml"/><Relationship Id="rId36" Type="http://schemas.openxmlformats.org/officeDocument/2006/relationships/image" Target="media/image11.png"/><Relationship Id="rId4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feldman\Documents\Work%20Files%202015\CAMH\Cristen%20Jones%20--%20Bonnie%20user%20guide\CAMH%20Template_Long_Quick%20Use_Jan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MITRE_x0020_Sensitivity xmlns="http://schemas.microsoft.com/sharepoint/v3">Internal MITRE Information</MITRE_x0020_Sensitivity>
    <_Contributor xmlns="http://schemas.microsoft.com/sharepoint/v3/fields" xsi:nil="true"/>
    <Release_x0020_Statement xmlns="http://schemas.microsoft.com/sharepoint/v3">For Internal MITRE Use</Release_x0020_Statement>
  </documentManagement>
</p:properti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9B59CD27E301E45B9E4D21E2D1F1234" ma:contentTypeVersion="2" ma:contentTypeDescription="Create a new document." ma:contentTypeScope="" ma:versionID="8ab2da31d2fbdbfa87fc442bf55ea423">
  <xsd:schema xmlns:xsd="http://www.w3.org/2001/XMLSchema" xmlns:xs="http://www.w3.org/2001/XMLSchema" xmlns:p="http://schemas.microsoft.com/office/2006/metadata/properties" xmlns:ns2="13026b01-288b-4d27-afc0-7051f7eb8544" targetNamespace="http://schemas.microsoft.com/office/2006/metadata/properties" ma:root="true" ma:fieldsID="b3f1c1ad6ef3a7b17a4abcaf8fe27e65" ns2:_="">
    <xsd:import namespace="13026b01-288b-4d27-afc0-7051f7eb8544"/>
    <xsd:element name="properties">
      <xsd:complexType>
        <xsd:sequence>
          <xsd:element name="documentManagement">
            <xsd:complexType>
              <xsd:all>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026b01-288b-4d27-afc0-7051f7eb8544" elementFormDefault="qualified">
    <xsd:import namespace="http://schemas.microsoft.com/office/2006/documentManagement/types"/>
    <xsd:import namespace="http://schemas.microsoft.com/office/infopath/2007/PartnerControls"/>
    <xsd:element name="Status" ma:index="8" nillable="true" ma:displayName="Status" ma:default="In Progress" ma:format="Dropdown" ma:internalName="Status">
      <xsd:simpleType>
        <xsd:restriction base="dms:Choice">
          <xsd:enumeration value="In Progress"/>
          <xsd:enumeration value="Draft"/>
          <xsd:enumeration value="Deliverable"/>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ct:contentTypeSchema xmlns:ct="http://schemas.microsoft.com/office/2006/metadata/contentType" xmlns:ma="http://schemas.microsoft.com/office/2006/metadata/properties/metaAttributes" ct:_="" ma:_="" ma:contentTypeName="MITRE Work" ma:contentTypeID="0x010100A825481C94DC304F9ED0704604ADBB6500FFEC96A03B2510459214DE5CF89DCD72" ma:contentTypeVersion="11" ma:contentTypeDescription="Materials and documents that contain MITRE authored content and other content directly attributable to MITRE and its work" ma:contentTypeScope="" ma:versionID="414c00dd9a3cd11416cdb411a8076a85">
  <xsd:schema xmlns:xsd="http://www.w3.org/2001/XMLSchema" xmlns:xs="http://www.w3.org/2001/XMLSchema" xmlns:p="http://schemas.microsoft.com/office/2006/metadata/properties" xmlns:ns1="http://schemas.microsoft.com/sharepoint/v3" xmlns:ns2="http://schemas.microsoft.com/sharepoint/v3/fields" xmlns:ns3="36f53926-463e-4688-a86b-cf49c03748d4" targetNamespace="http://schemas.microsoft.com/office/2006/metadata/properties" ma:root="true" ma:fieldsID="75a02b111b96f0fc3f0b9aa0e96518e1" ns1:_="" ns2:_="" ns3:_="">
    <xsd:import namespace="http://schemas.microsoft.com/sharepoint/v3"/>
    <xsd:import namespace="http://schemas.microsoft.com/sharepoint/v3/fields"/>
    <xsd:import namespace="36f53926-463e-4688-a86b-cf49c03748d4"/>
    <xsd:element name="properties">
      <xsd:complexType>
        <xsd:sequence>
          <xsd:element name="documentManagement">
            <xsd:complexType>
              <xsd:all>
                <xsd:element ref="ns2:_Contributor" minOccurs="0"/>
                <xsd:element ref="ns1:MITRE_x0020_Sensitivity"/>
                <xsd:element ref="ns1:Release_x0020_Statement"/>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MITRE_x0020_Sensitivity" ma:index="10" ma:displayName="Sensitivity" ma:default="Internal MITRE Information" ma:internalName="MITRE_x0020_Sensitivity">
      <xsd:simpleType>
        <xsd:restriction base="dms:Choice">
          <xsd:enumeration value="Public Information"/>
          <xsd:enumeration value="Internal MITRE Information"/>
          <xsd:enumeration value="Sensitive Information"/>
          <xsd:enumeration value="Highly Sensitive Information"/>
        </xsd:restriction>
      </xsd:simpleType>
    </xsd:element>
    <xsd:element name="Release_x0020_Statement" ma:index="11" ma:displayName="Release Statement" ma:default="For Internal MITRE Use" ma:internalName="Release_x0020_Statement">
      <xsd:simpleType>
        <xsd:union memberTypes="dms:Text">
          <xsd:simpleType>
            <xsd:restriction base="dms:Choice">
              <xsd:enumeration value="Approved for Public Release"/>
              <xsd:enumeration value="For Internal MITRE Use"/>
              <xsd:enumeration value="For Release to All Sponsors"/>
              <xsd:enumeration value="For Limited Internal MITRE Use"/>
              <xsd:enumeration value="For Limited External Release"/>
              <xsd:enumeration value="Privileged: Sensitive Personal Information"/>
              <xsd:enumeration value="MITRE Proprietary"/>
              <xsd:enumeration value="Source Selection Sensitive"/>
              <xsd:enumeration value="Restricted: Highly Sensitive Personal Information"/>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ntributor" ma:index="9" nillable="true" ma:displayName="Contributor" ma:description="One or more people or organizations that contributed to this resource" ma:internalName="_Contributor">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6f53926-463e-4688-a86b-cf49c03748d4" elementFormDefault="qualified">
    <xsd:import namespace="http://schemas.microsoft.com/office/2006/documentManagement/types"/>
    <xsd:import namespace="http://schemas.microsoft.com/office/infopath/2007/PartnerControls"/>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8" ma:displayName="Author"/>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8742CA0-0D66-4BFB-8A94-E2CCEF44D6A7}">
  <ds:schemaRefs>
    <ds:schemaRef ds:uri="http://schemas.microsoft.com/office/2006/metadata/properties"/>
    <ds:schemaRef ds:uri="http://schemas.microsoft.com/office/infopath/2007/PartnerControls"/>
    <ds:schemaRef ds:uri="http://schemas.microsoft.com/sharepoint/v3"/>
    <ds:schemaRef ds:uri="http://schemas.microsoft.com/sharepoint/v3/fields"/>
  </ds:schemaRefs>
</ds:datastoreItem>
</file>

<file path=customXml/itemProps2.xml><?xml version="1.0" encoding="utf-8"?>
<ds:datastoreItem xmlns:ds="http://schemas.openxmlformats.org/officeDocument/2006/customXml" ds:itemID="{1398B255-4ACD-4422-BD43-6EDA0810C200}">
  <ds:schemaRefs>
    <ds:schemaRef ds:uri="http://schemas.microsoft.com/office/2006/metadata/customXsn"/>
  </ds:schemaRefs>
</ds:datastoreItem>
</file>

<file path=customXml/itemProps3.xml><?xml version="1.0" encoding="utf-8"?>
<ds:datastoreItem xmlns:ds="http://schemas.openxmlformats.org/officeDocument/2006/customXml" ds:itemID="{079CEF4D-EE2A-4CD4-A3EF-85632952DEF2}">
  <ds:schemaRefs>
    <ds:schemaRef ds:uri="http://schemas.microsoft.com/sharepoint/v3/contenttype/forms"/>
  </ds:schemaRefs>
</ds:datastoreItem>
</file>

<file path=customXml/itemProps4.xml><?xml version="1.0" encoding="utf-8"?>
<ds:datastoreItem xmlns:ds="http://schemas.openxmlformats.org/officeDocument/2006/customXml" ds:itemID="{5ACA738C-BAB0-41AC-95D3-1606130A7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026b01-288b-4d27-afc0-7051f7eb85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6535AC9-6D77-4B0A-9D90-E9476348F8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36f53926-463e-4688-a86b-cf49c03748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858BBAAF-42D9-5945-8461-A559D2C2C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C:\Users\efeldman\Documents\Work Files 2015\CAMH\Cristen Jones -- Bonnie user guide\CAMH Template_Long_Quick Use_Jan2014.dotx</Template>
  <TotalTime>22</TotalTime>
  <Pages>29</Pages>
  <Words>8086</Words>
  <Characters>46092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Bonnie User Guide</vt:lpstr>
    </vt:vector>
  </TitlesOfParts>
  <Company>CAMH FFRDC</Company>
  <LinksUpToDate>false</LinksUpToDate>
  <CharactersWithSpaces>54070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dc:title>
  <dc:subject>Bonnie User Guide</dc:subject>
  <dc:creator>Hoff, Douglas S.</dc:creator>
  <cp:keywords/>
  <dc:description/>
  <cp:lastModifiedBy>Lizzie Charbonneau</cp:lastModifiedBy>
  <cp:revision>4</cp:revision>
  <cp:lastPrinted>2017-11-13T15:46:00Z</cp:lastPrinted>
  <dcterms:created xsi:type="dcterms:W3CDTF">2017-11-16T19:38:00Z</dcterms:created>
  <dcterms:modified xsi:type="dcterms:W3CDTF">2018-04-17T16:46:00Z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