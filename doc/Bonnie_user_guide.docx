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88424" w14:textId="77777777" w:rsidR="00CA2EC7" w:rsidRDefault="00BF4F3D">
      <w:pPr>
        <w:pStyle w:val="CustomerProgram"/>
        <w:rPr>
          <w:rStyle w:val="ProgramNameChar"/>
          <w:b/>
          <w:sz w:val="32"/>
          <w:szCs w:val="32"/>
        </w:rPr>
      </w:pPr>
      <w:r>
        <w:rPr>
          <w:rStyle w:val="ProgramNameChar"/>
          <w:b/>
          <w:sz w:val="32"/>
          <w:szCs w:val="32"/>
        </w:rPr>
        <w:t>Prepared for:</w:t>
      </w:r>
    </w:p>
    <w:p w14:paraId="27A21F96" w14:textId="77777777"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11A2946A" w14:textId="77777777"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25244E99" w14:textId="77777777" w:rsidR="00CA2EC7" w:rsidRDefault="00BF4F3D">
      <w:pPr>
        <w:pStyle w:val="CustomerProgram"/>
        <w:spacing w:before="720"/>
      </w:pPr>
      <w:r>
        <w:t>Technical Authority for the Unified Clinical Quality Improvement Framework</w:t>
      </w:r>
    </w:p>
    <w:p w14:paraId="7CE7FDDF" w14:textId="77777777" w:rsidR="00CA2EC7" w:rsidRDefault="00BF4F3D">
      <w:pPr>
        <w:pStyle w:val="DocTitle"/>
        <w:spacing w:before="1080"/>
        <w:ind w:left="0"/>
        <w:rPr>
          <w:rStyle w:val="CustomerProgramChar"/>
          <w:sz w:val="36"/>
        </w:rPr>
      </w:pPr>
      <w:r>
        <w:t>Bonnie User Guide</w:t>
      </w:r>
    </w:p>
    <w:p w14:paraId="6B03605A" w14:textId="77777777" w:rsidR="00CA2EC7" w:rsidRDefault="00BF4F3D">
      <w:pPr>
        <w:pStyle w:val="Version"/>
      </w:pPr>
      <w:r>
        <w:t>Version 2.</w:t>
      </w:r>
      <w:del w:id="0" w:author="Lizzie Charbonneau" w:date="2018-04-17T09:04:00Z">
        <w:r w:rsidDel="00BF4F3D">
          <w:delText>0</w:delText>
        </w:r>
      </w:del>
      <w:ins w:id="1" w:author="Lizzie Charbonneau" w:date="2018-04-17T09:04:00Z">
        <w:r>
          <w:t>1</w:t>
        </w:r>
      </w:ins>
    </w:p>
    <w:p w14:paraId="7B943EC6" w14:textId="77777777" w:rsidR="00CA2EC7" w:rsidRDefault="00BF4F3D">
      <w:pPr>
        <w:pStyle w:val="PubDate"/>
      </w:pPr>
      <w:del w:id="2" w:author="Lizzie Charbonneau" w:date="2018-04-17T09:04:00Z">
        <w:r w:rsidRPr="00BF4F3D" w:rsidDel="00BF4F3D">
          <w:rPr>
            <w:highlight w:val="yellow"/>
            <w:rPrChange w:id="3" w:author="Lizzie Charbonneau" w:date="2018-04-17T09:04:00Z">
              <w:rPr/>
            </w:rPrChange>
          </w:rPr>
          <w:delText>November 14, 2017</w:delText>
        </w:r>
      </w:del>
      <w:ins w:id="4" w:author="Lizzie Charbonneau" w:date="2018-04-17T09:04:00Z">
        <w:r w:rsidRPr="00BF4F3D">
          <w:rPr>
            <w:highlight w:val="yellow"/>
            <w:rPrChange w:id="5" w:author="Lizzie Charbonneau" w:date="2018-04-17T09:04:00Z">
              <w:rPr/>
            </w:rPrChange>
          </w:rPr>
          <w:t>May X, 2018</w:t>
        </w:r>
      </w:ins>
    </w:p>
    <w:p w14:paraId="0139294B" w14:textId="77777777"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8F1E35D" w14:textId="77777777" w:rsidR="00CA2EC7" w:rsidRDefault="00BF4F3D">
      <w:pPr>
        <w:pStyle w:val="Disclaimer"/>
        <w:spacing w:before="120" w:after="120"/>
      </w:pPr>
      <w:r>
        <w:t>© 2017, The MITRE Corporation. All Rights Reserved. Approved for Public Release. Distribution Unlimited 13-4297.</w:t>
      </w:r>
    </w:p>
    <w:p w14:paraId="42AC1458" w14:textId="77777777" w:rsidR="00CA2EC7" w:rsidRDefault="00CA2EC7">
      <w:pPr>
        <w:sectPr w:rsidR="00CA2EC7">
          <w:headerReference w:type="default" r:id="rId13"/>
          <w:footerReference w:type="default" r:id="rId14"/>
          <w:pgSz w:w="12240" w:h="15840" w:code="1"/>
          <w:pgMar w:top="1440" w:right="1440" w:bottom="1440" w:left="1440" w:header="504" w:footer="504" w:gutter="0"/>
          <w:pgNumType w:fmt="lowerRoman" w:start="1"/>
          <w:cols w:space="720"/>
          <w:titlePg/>
        </w:sectPr>
      </w:pPr>
    </w:p>
    <w:p w14:paraId="5E9543BA" w14:textId="77777777" w:rsidR="00CA2EC7" w:rsidRDefault="00BF4F3D">
      <w:pPr>
        <w:pStyle w:val="FrontMatterHeader"/>
        <w:spacing w:after="120"/>
      </w:pPr>
      <w:bookmarkStart w:id="6"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rsidR="00CA2EC7" w14:paraId="7E014668" w14:textId="7777777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F54314E" w14:textId="77777777"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BF4450A" w14:textId="77777777" w:rsidR="00CA2EC7" w:rsidRDefault="00BF4F3D">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5098A50" w14:textId="77777777" w:rsidR="00CA2EC7" w:rsidRDefault="00BF4F3D">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A0C1EAB" w14:textId="77777777" w:rsidR="00CA2EC7" w:rsidRDefault="00BF4F3D">
            <w:pPr>
              <w:pStyle w:val="TableColumnHeading"/>
            </w:pPr>
            <w:r>
              <w:t>Description of Change</w:t>
            </w:r>
          </w:p>
        </w:tc>
      </w:tr>
      <w:tr w:rsidR="00CA2EC7" w14:paraId="4963A4DA"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11F6FE24" w14:textId="77777777"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4B807661" w14:textId="77777777" w:rsidR="00CA2EC7" w:rsidRDefault="00BF4F3D">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1A4A5623" w14:textId="77777777" w:rsidR="00CA2EC7" w:rsidRDefault="00BF4F3D">
            <w:pPr>
              <w:pStyle w:val="TableText"/>
            </w:pPr>
            <w:r>
              <w:t>Andre Quina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30D72999" w14:textId="77777777" w:rsidR="00CA2EC7" w:rsidRDefault="00BF4F3D">
            <w:pPr>
              <w:pStyle w:val="TableText"/>
            </w:pPr>
            <w:r>
              <w:t>Initial draft</w:t>
            </w:r>
          </w:p>
        </w:tc>
      </w:tr>
      <w:tr w:rsidR="00CA2EC7" w14:paraId="0E517F71"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0EB829F9" w14:textId="77777777"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A2EE2B7" w14:textId="77777777" w:rsidR="00CA2EC7" w:rsidRDefault="00BF4F3D">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3BC553C"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6B1E8E99" w14:textId="77777777" w:rsidR="00CA2EC7" w:rsidRDefault="00BF4F3D">
            <w:pPr>
              <w:pStyle w:val="TableText"/>
            </w:pPr>
            <w:r>
              <w:t>Update for Bonnie v 1.1</w:t>
            </w:r>
          </w:p>
        </w:tc>
      </w:tr>
      <w:tr w:rsidR="00CA2EC7" w14:paraId="36AE40E2"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792CF44" w14:textId="77777777"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6264CE8" w14:textId="77777777" w:rsidR="00CA2EC7" w:rsidRDefault="00BF4F3D">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66114A9" w14:textId="77777777" w:rsidR="00CA2EC7" w:rsidRDefault="00BF4F3D">
            <w:pPr>
              <w:pStyle w:val="TableText"/>
            </w:pPr>
            <w:r>
              <w:t>Cristen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5624998" w14:textId="77777777" w:rsidR="00CA2EC7" w:rsidRDefault="00BF4F3D">
            <w:pPr>
              <w:pStyle w:val="TableText"/>
            </w:pPr>
            <w:r>
              <w:t>Update for Bonnie v 1.3</w:t>
            </w:r>
          </w:p>
        </w:tc>
      </w:tr>
      <w:tr w:rsidR="00CA2EC7" w14:paraId="4CBBC566" w14:textId="7777777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14:paraId="55FBF0D2" w14:textId="77777777"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3D529682" w14:textId="77777777" w:rsidR="00CA2EC7" w:rsidRDefault="00BF4F3D">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14:paraId="2464DA7C" w14:textId="77777777" w:rsidR="00CA2EC7" w:rsidRDefault="00BF4F3D">
            <w:pPr>
              <w:pStyle w:val="TableText"/>
            </w:pPr>
            <w:r>
              <w:t>Pace Ricciardelli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14:paraId="4C1E980B" w14:textId="77777777" w:rsidR="00CA2EC7" w:rsidRDefault="00BF4F3D">
            <w:pPr>
              <w:pStyle w:val="TableText"/>
            </w:pPr>
            <w:r>
              <w:t>Update for Bonnie v 1.4</w:t>
            </w:r>
          </w:p>
        </w:tc>
      </w:tr>
      <w:tr w:rsidR="00CA2EC7" w14:paraId="3BEA7C0F"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A90A701" w14:textId="77777777"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7A63C01B" w14:textId="77777777" w:rsidR="00CA2EC7" w:rsidRDefault="00BF4F3D">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5FCDB77B" w14:textId="77777777" w:rsidR="00CA2EC7" w:rsidRDefault="00BF4F3D">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7204C445" w14:textId="77777777" w:rsidR="00CA2EC7" w:rsidRDefault="00BF4F3D">
            <w:pPr>
              <w:pStyle w:val="TableText"/>
            </w:pPr>
            <w:r>
              <w:t>Update for Bonnie v 1.5</w:t>
            </w:r>
          </w:p>
        </w:tc>
      </w:tr>
      <w:tr w:rsidR="00CA2EC7" w14:paraId="589481E0" w14:textId="7777777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2DA621FE" w14:textId="77777777"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972DF3E" w14:textId="77777777" w:rsidR="00CA2EC7" w:rsidRDefault="00BF4F3D">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26EB42CA" w14:textId="77777777" w:rsidR="00CA2EC7" w:rsidRDefault="00BF4F3D">
            <w:pPr>
              <w:pStyle w:val="TableText"/>
            </w:pPr>
            <w:r>
              <w:t>Kristian Mulcahy and 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2A6DFD20" w14:textId="77777777" w:rsidR="00CA2EC7" w:rsidRDefault="00BF4F3D">
            <w:pPr>
              <w:pStyle w:val="TableText"/>
            </w:pPr>
            <w:r>
              <w:t>Update for Bonnie v 1.6</w:t>
            </w:r>
          </w:p>
        </w:tc>
      </w:tr>
      <w:tr w:rsidR="00CA2EC7" w14:paraId="004954F8" w14:textId="7777777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544752A1" w14:textId="77777777"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4F39C5AD" w14:textId="77777777" w:rsidR="00CA2EC7" w:rsidRDefault="00BF4F3D">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66159DB" w14:textId="77777777" w:rsidR="00CA2EC7" w:rsidRDefault="00BF4F3D">
            <w:pPr>
              <w:pStyle w:val="TableText"/>
            </w:pPr>
            <w:r>
              <w:t>Chris Tohline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0FC128DD" w14:textId="77777777" w:rsidR="00CA2EC7" w:rsidRDefault="00BF4F3D">
            <w:pPr>
              <w:pStyle w:val="TableText"/>
            </w:pPr>
            <w:r>
              <w:t>Update for Bonnie v 1.6.5</w:t>
            </w:r>
          </w:p>
        </w:tc>
      </w:tr>
      <w:tr w:rsidR="00BF4F3D" w14:paraId="0469F0F9" w14:textId="77777777"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184D67CB" w14:textId="77777777"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6C9384FA" w14:textId="77777777" w:rsidR="00BF4F3D" w:rsidRDefault="00BF4F3D" w:rsidP="00BF4F3D">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726155CC" w14:textId="77777777" w:rsidR="00BF4F3D" w:rsidRDefault="00BF4F3D" w:rsidP="00BF4F3D">
            <w:pPr>
              <w:pStyle w:val="TableText"/>
            </w:pPr>
            <w:r>
              <w:t>Rose Almonte, Lizzie Charbonneau, Chris Tohline,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1B256394" w14:textId="77777777" w:rsidR="00BF4F3D" w:rsidRDefault="00BF4F3D" w:rsidP="00BF4F3D">
            <w:pPr>
              <w:pStyle w:val="TableText"/>
            </w:pPr>
            <w:r>
              <w:t>Update in preparation for Bonnie v 2.0</w:t>
            </w:r>
          </w:p>
        </w:tc>
      </w:tr>
      <w:tr w:rsidR="00BF4F3D" w14:paraId="2863576C" w14:textId="77777777" w:rsidTr="00BF4F3D">
        <w:trPr>
          <w:cantSplit/>
          <w:ins w:id="7" w:author="Lizzie Charbonneau" w:date="2018-04-17T09:03:00Z"/>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14:paraId="6F4E2984" w14:textId="77777777" w:rsidR="00BF4F3D" w:rsidRPr="00BF4F3D" w:rsidRDefault="00BF4F3D" w:rsidP="00BF4F3D">
            <w:pPr>
              <w:pStyle w:val="TableTextCenter"/>
              <w:rPr>
                <w:ins w:id="8" w:author="Lizzie Charbonneau" w:date="2018-04-17T09:03:00Z"/>
                <w:highlight w:val="yellow"/>
                <w:rPrChange w:id="9" w:author="Lizzie Charbonneau" w:date="2018-04-17T09:04:00Z">
                  <w:rPr>
                    <w:ins w:id="10" w:author="Lizzie Charbonneau" w:date="2018-04-17T09:03:00Z"/>
                  </w:rPr>
                </w:rPrChange>
              </w:rPr>
            </w:pPr>
            <w:ins w:id="11" w:author="Lizzie Charbonneau" w:date="2018-04-17T09:03:00Z">
              <w:r w:rsidRPr="00BF4F3D">
                <w:rPr>
                  <w:highlight w:val="yellow"/>
                  <w:rPrChange w:id="12" w:author="Lizzie Charbonneau" w:date="2018-04-17T09:04:00Z">
                    <w:rPr/>
                  </w:rPrChange>
                </w:rPr>
                <w:t>2.1</w:t>
              </w:r>
            </w:ins>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249B9B79" w14:textId="77777777" w:rsidR="00BF4F3D" w:rsidRPr="00BF4F3D" w:rsidRDefault="00BF4F3D" w:rsidP="00BF4F3D">
            <w:pPr>
              <w:pStyle w:val="TableText"/>
              <w:rPr>
                <w:ins w:id="13" w:author="Lizzie Charbonneau" w:date="2018-04-17T09:03:00Z"/>
                <w:highlight w:val="yellow"/>
                <w:rPrChange w:id="14" w:author="Lizzie Charbonneau" w:date="2018-04-17T09:04:00Z">
                  <w:rPr>
                    <w:ins w:id="15" w:author="Lizzie Charbonneau" w:date="2018-04-17T09:03:00Z"/>
                  </w:rPr>
                </w:rPrChange>
              </w:rPr>
            </w:pPr>
            <w:ins w:id="16" w:author="Lizzie Charbonneau" w:date="2018-04-17T09:03:00Z">
              <w:r w:rsidRPr="00BF4F3D">
                <w:rPr>
                  <w:highlight w:val="yellow"/>
                  <w:rPrChange w:id="17" w:author="Lizzie Charbonneau" w:date="2018-04-17T09:04:00Z">
                    <w:rPr/>
                  </w:rPrChange>
                </w:rPr>
                <w:t>May X, 2018</w:t>
              </w:r>
            </w:ins>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14:paraId="00A847CE" w14:textId="77777777" w:rsidR="00BF4F3D" w:rsidRPr="00BF4F3D" w:rsidRDefault="00BF4F3D" w:rsidP="00BF4F3D">
            <w:pPr>
              <w:pStyle w:val="TableText"/>
              <w:rPr>
                <w:ins w:id="18" w:author="Lizzie Charbonneau" w:date="2018-04-17T09:03:00Z"/>
                <w:highlight w:val="yellow"/>
                <w:rPrChange w:id="19" w:author="Lizzie Charbonneau" w:date="2018-04-17T09:04:00Z">
                  <w:rPr>
                    <w:ins w:id="20" w:author="Lizzie Charbonneau" w:date="2018-04-17T09:03:00Z"/>
                  </w:rPr>
                </w:rPrChange>
              </w:rPr>
            </w:pPr>
            <w:ins w:id="21" w:author="Lizzie Charbonneau" w:date="2018-04-17T09:03:00Z">
              <w:r w:rsidRPr="00BF4F3D">
                <w:rPr>
                  <w:highlight w:val="yellow"/>
                  <w:rPrChange w:id="22" w:author="Lizzie Charbonneau" w:date="2018-04-17T09:04:00Z">
                    <w:rPr/>
                  </w:rPrChange>
                </w:rPr>
                <w:t>Lizzie Charbonneau / MITRE</w:t>
              </w:r>
            </w:ins>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14:paraId="52D74AF4" w14:textId="77777777" w:rsidR="00BF4F3D" w:rsidRDefault="00BF4F3D" w:rsidP="00BF4F3D">
            <w:pPr>
              <w:pStyle w:val="TableText"/>
              <w:rPr>
                <w:ins w:id="23" w:author="Lizzie Charbonneau" w:date="2018-04-17T09:03:00Z"/>
              </w:rPr>
            </w:pPr>
            <w:ins w:id="24" w:author="Lizzie Charbonneau" w:date="2018-04-17T09:03:00Z">
              <w:r w:rsidRPr="00BF4F3D">
                <w:rPr>
                  <w:highlight w:val="yellow"/>
                  <w:rPrChange w:id="25" w:author="Lizzie Charbonneau" w:date="2018-04-17T09:04:00Z">
                    <w:rPr/>
                  </w:rPrChange>
                </w:rPr>
                <w:t>Update for Bonnie v 2.1</w:t>
              </w:r>
            </w:ins>
          </w:p>
        </w:tc>
      </w:tr>
    </w:tbl>
    <w:p w14:paraId="061D94F1" w14:textId="77777777" w:rsidR="00CA2EC7" w:rsidRDefault="00CA2EC7">
      <w:pPr>
        <w:pStyle w:val="LineSpacer"/>
        <w:spacing w:after="120"/>
      </w:pPr>
    </w:p>
    <w:p w14:paraId="37E798B3" w14:textId="77777777" w:rsidR="00CA2EC7" w:rsidRDefault="00CA2EC7">
      <w:pPr>
        <w:sectPr w:rsidR="00CA2EC7">
          <w:headerReference w:type="first" r:id="rId15"/>
          <w:footerReference w:type="first" r:id="rId16"/>
          <w:pgSz w:w="12240" w:h="15840" w:code="1"/>
          <w:pgMar w:top="1440" w:right="1440" w:bottom="1440" w:left="1440" w:header="504" w:footer="504" w:gutter="0"/>
          <w:pgNumType w:fmt="lowerRoman" w:start="1"/>
          <w:cols w:space="720"/>
          <w:titlePg/>
        </w:sectPr>
      </w:pPr>
    </w:p>
    <w:bookmarkEnd w:id="6"/>
    <w:p w14:paraId="4AD9D8E1" w14:textId="77777777" w:rsidR="00CA2EC7" w:rsidRDefault="00BF4F3D">
      <w:pPr>
        <w:pStyle w:val="FrontMatterHeader"/>
        <w:spacing w:after="120"/>
      </w:pPr>
      <w:r>
        <w:lastRenderedPageBreak/>
        <w:t>Table of Contents</w:t>
      </w:r>
    </w:p>
    <w:p w14:paraId="785C27BB" w14:textId="17E07458" w:rsidR="00F97739" w:rsidRDefault="00BF4F3D">
      <w:pPr>
        <w:pStyle w:val="TOC1"/>
        <w:rPr>
          <w:ins w:id="26" w:author="Lizzie Charbonneau" w:date="2018-04-17T13:35:00Z"/>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ins w:id="27" w:author="Lizzie Charbonneau" w:date="2018-04-17T13:35:00Z">
        <w:r w:rsidR="00F97739" w:rsidRPr="0036181D">
          <w:rPr>
            <w:rStyle w:val="Hyperlink"/>
          </w:rPr>
          <w:fldChar w:fldCharType="begin"/>
        </w:r>
        <w:r w:rsidR="00F97739" w:rsidRPr="0036181D">
          <w:rPr>
            <w:rStyle w:val="Hyperlink"/>
          </w:rPr>
          <w:instrText xml:space="preserve"> </w:instrText>
        </w:r>
        <w:r w:rsidR="00F97739">
          <w:instrText>HYPERLINK \l "_Toc511735433"</w:instrText>
        </w:r>
        <w:r w:rsidR="00F97739" w:rsidRPr="0036181D">
          <w:rPr>
            <w:rStyle w:val="Hyperlink"/>
          </w:rPr>
          <w:instrText xml:space="preserve"> </w:instrText>
        </w:r>
        <w:r w:rsidR="00F97739" w:rsidRPr="0036181D">
          <w:rPr>
            <w:rStyle w:val="Hyperlink"/>
          </w:rPr>
        </w:r>
        <w:r w:rsidR="00F97739" w:rsidRPr="0036181D">
          <w:rPr>
            <w:rStyle w:val="Hyperlink"/>
          </w:rPr>
          <w:fldChar w:fldCharType="separate"/>
        </w:r>
        <w:r w:rsidR="00F97739" w:rsidRPr="0036181D">
          <w:rPr>
            <w:rStyle w:val="Hyperlink"/>
          </w:rPr>
          <w:t>1.</w:t>
        </w:r>
        <w:r w:rsidR="00F97739">
          <w:rPr>
            <w:rFonts w:asciiTheme="minorHAnsi" w:eastAsiaTheme="minorEastAsia" w:hAnsiTheme="minorHAnsi" w:cstheme="minorBidi"/>
            <w:b w:val="0"/>
            <w:sz w:val="24"/>
            <w:szCs w:val="24"/>
          </w:rPr>
          <w:tab/>
        </w:r>
        <w:r w:rsidR="00F97739" w:rsidRPr="0036181D">
          <w:rPr>
            <w:rStyle w:val="Hyperlink"/>
          </w:rPr>
          <w:t>Introduction</w:t>
        </w:r>
        <w:r w:rsidR="00F97739">
          <w:rPr>
            <w:webHidden/>
          </w:rPr>
          <w:tab/>
        </w:r>
        <w:r w:rsidR="00F97739">
          <w:rPr>
            <w:webHidden/>
          </w:rPr>
          <w:fldChar w:fldCharType="begin"/>
        </w:r>
        <w:r w:rsidR="00F97739">
          <w:rPr>
            <w:webHidden/>
          </w:rPr>
          <w:instrText xml:space="preserve"> PAGEREF _Toc511735433 \h </w:instrText>
        </w:r>
        <w:r w:rsidR="00F97739">
          <w:rPr>
            <w:webHidden/>
          </w:rPr>
        </w:r>
      </w:ins>
      <w:r w:rsidR="00F97739">
        <w:rPr>
          <w:webHidden/>
        </w:rPr>
        <w:fldChar w:fldCharType="separate"/>
      </w:r>
      <w:ins w:id="28" w:author="Lizzie Charbonneau" w:date="2018-04-17T13:35:00Z">
        <w:r w:rsidR="00F97739">
          <w:rPr>
            <w:webHidden/>
          </w:rPr>
          <w:t>1</w:t>
        </w:r>
        <w:r w:rsidR="00F97739">
          <w:rPr>
            <w:webHidden/>
          </w:rPr>
          <w:fldChar w:fldCharType="end"/>
        </w:r>
        <w:r w:rsidR="00F97739" w:rsidRPr="0036181D">
          <w:rPr>
            <w:rStyle w:val="Hyperlink"/>
          </w:rPr>
          <w:fldChar w:fldCharType="end"/>
        </w:r>
      </w:ins>
    </w:p>
    <w:p w14:paraId="026D16D7" w14:textId="6F2CA75B" w:rsidR="00F97739" w:rsidRDefault="00F97739">
      <w:pPr>
        <w:pStyle w:val="TOC2"/>
        <w:rPr>
          <w:ins w:id="29" w:author="Lizzie Charbonneau" w:date="2018-04-17T13:35:00Z"/>
          <w:rFonts w:asciiTheme="minorHAnsi" w:eastAsiaTheme="minorEastAsia" w:hAnsiTheme="minorHAnsi" w:cstheme="minorBidi"/>
          <w:szCs w:val="24"/>
        </w:rPr>
      </w:pPr>
      <w:ins w:id="30" w:author="Lizzie Charbonneau" w:date="2018-04-17T13:35:00Z">
        <w:r w:rsidRPr="0036181D">
          <w:rPr>
            <w:rStyle w:val="Hyperlink"/>
          </w:rPr>
          <w:fldChar w:fldCharType="begin"/>
        </w:r>
        <w:r w:rsidRPr="0036181D">
          <w:rPr>
            <w:rStyle w:val="Hyperlink"/>
          </w:rPr>
          <w:instrText xml:space="preserve"> </w:instrText>
        </w:r>
        <w:r>
          <w:instrText>HYPERLINK \l "_Toc511735434"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1.1</w:t>
        </w:r>
        <w:r>
          <w:rPr>
            <w:rFonts w:asciiTheme="minorHAnsi" w:eastAsiaTheme="minorEastAsia" w:hAnsiTheme="minorHAnsi" w:cstheme="minorBidi"/>
            <w:szCs w:val="24"/>
          </w:rPr>
          <w:tab/>
        </w:r>
        <w:r w:rsidRPr="0036181D">
          <w:rPr>
            <w:rStyle w:val="Hyperlink"/>
          </w:rPr>
          <w:t>Background</w:t>
        </w:r>
        <w:r>
          <w:rPr>
            <w:webHidden/>
          </w:rPr>
          <w:tab/>
        </w:r>
        <w:r>
          <w:rPr>
            <w:webHidden/>
          </w:rPr>
          <w:fldChar w:fldCharType="begin"/>
        </w:r>
        <w:r>
          <w:rPr>
            <w:webHidden/>
          </w:rPr>
          <w:instrText xml:space="preserve"> PAGEREF _Toc511735434 \h </w:instrText>
        </w:r>
        <w:r>
          <w:rPr>
            <w:webHidden/>
          </w:rPr>
        </w:r>
      </w:ins>
      <w:r>
        <w:rPr>
          <w:webHidden/>
        </w:rPr>
        <w:fldChar w:fldCharType="separate"/>
      </w:r>
      <w:ins w:id="31" w:author="Lizzie Charbonneau" w:date="2018-04-17T13:35:00Z">
        <w:r>
          <w:rPr>
            <w:webHidden/>
          </w:rPr>
          <w:t>1</w:t>
        </w:r>
        <w:r>
          <w:rPr>
            <w:webHidden/>
          </w:rPr>
          <w:fldChar w:fldCharType="end"/>
        </w:r>
        <w:r w:rsidRPr="0036181D">
          <w:rPr>
            <w:rStyle w:val="Hyperlink"/>
          </w:rPr>
          <w:fldChar w:fldCharType="end"/>
        </w:r>
      </w:ins>
    </w:p>
    <w:p w14:paraId="2E11EAC8" w14:textId="5128CB3E" w:rsidR="00F97739" w:rsidRDefault="00F97739">
      <w:pPr>
        <w:pStyle w:val="TOC2"/>
        <w:rPr>
          <w:ins w:id="32" w:author="Lizzie Charbonneau" w:date="2018-04-17T13:35:00Z"/>
          <w:rFonts w:asciiTheme="minorHAnsi" w:eastAsiaTheme="minorEastAsia" w:hAnsiTheme="minorHAnsi" w:cstheme="minorBidi"/>
          <w:szCs w:val="24"/>
        </w:rPr>
      </w:pPr>
      <w:ins w:id="33" w:author="Lizzie Charbonneau" w:date="2018-04-17T13:35:00Z">
        <w:r w:rsidRPr="0036181D">
          <w:rPr>
            <w:rStyle w:val="Hyperlink"/>
          </w:rPr>
          <w:fldChar w:fldCharType="begin"/>
        </w:r>
        <w:r w:rsidRPr="0036181D">
          <w:rPr>
            <w:rStyle w:val="Hyperlink"/>
          </w:rPr>
          <w:instrText xml:space="preserve"> </w:instrText>
        </w:r>
        <w:r>
          <w:instrText>HYPERLINK \l "_Toc511735435"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1.2</w:t>
        </w:r>
        <w:r>
          <w:rPr>
            <w:rFonts w:asciiTheme="minorHAnsi" w:eastAsiaTheme="minorEastAsia" w:hAnsiTheme="minorHAnsi" w:cstheme="minorBidi"/>
            <w:szCs w:val="24"/>
          </w:rPr>
          <w:tab/>
        </w:r>
        <w:r w:rsidRPr="0036181D">
          <w:rPr>
            <w:rStyle w:val="Hyperlink"/>
          </w:rPr>
          <w:t>Purpose</w:t>
        </w:r>
        <w:r>
          <w:rPr>
            <w:webHidden/>
          </w:rPr>
          <w:tab/>
        </w:r>
        <w:r>
          <w:rPr>
            <w:webHidden/>
          </w:rPr>
          <w:fldChar w:fldCharType="begin"/>
        </w:r>
        <w:r>
          <w:rPr>
            <w:webHidden/>
          </w:rPr>
          <w:instrText xml:space="preserve"> PAGEREF _Toc511735435 \h </w:instrText>
        </w:r>
        <w:r>
          <w:rPr>
            <w:webHidden/>
          </w:rPr>
        </w:r>
      </w:ins>
      <w:r>
        <w:rPr>
          <w:webHidden/>
        </w:rPr>
        <w:fldChar w:fldCharType="separate"/>
      </w:r>
      <w:ins w:id="34" w:author="Lizzie Charbonneau" w:date="2018-04-17T13:35:00Z">
        <w:r>
          <w:rPr>
            <w:webHidden/>
          </w:rPr>
          <w:t>1</w:t>
        </w:r>
        <w:r>
          <w:rPr>
            <w:webHidden/>
          </w:rPr>
          <w:fldChar w:fldCharType="end"/>
        </w:r>
        <w:r w:rsidRPr="0036181D">
          <w:rPr>
            <w:rStyle w:val="Hyperlink"/>
          </w:rPr>
          <w:fldChar w:fldCharType="end"/>
        </w:r>
      </w:ins>
    </w:p>
    <w:p w14:paraId="0068C8BD" w14:textId="4227DBBB" w:rsidR="00F97739" w:rsidRDefault="00F97739">
      <w:pPr>
        <w:pStyle w:val="TOC2"/>
        <w:rPr>
          <w:ins w:id="35" w:author="Lizzie Charbonneau" w:date="2018-04-17T13:35:00Z"/>
          <w:rFonts w:asciiTheme="minorHAnsi" w:eastAsiaTheme="minorEastAsia" w:hAnsiTheme="minorHAnsi" w:cstheme="minorBidi"/>
          <w:szCs w:val="24"/>
        </w:rPr>
      </w:pPr>
      <w:ins w:id="36" w:author="Lizzie Charbonneau" w:date="2018-04-17T13:35:00Z">
        <w:r w:rsidRPr="0036181D">
          <w:rPr>
            <w:rStyle w:val="Hyperlink"/>
          </w:rPr>
          <w:fldChar w:fldCharType="begin"/>
        </w:r>
        <w:r w:rsidRPr="0036181D">
          <w:rPr>
            <w:rStyle w:val="Hyperlink"/>
          </w:rPr>
          <w:instrText xml:space="preserve"> </w:instrText>
        </w:r>
        <w:r>
          <w:instrText>HYPERLINK \l "_Toc511735436"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1.3</w:t>
        </w:r>
        <w:r>
          <w:rPr>
            <w:rFonts w:asciiTheme="minorHAnsi" w:eastAsiaTheme="minorEastAsia" w:hAnsiTheme="minorHAnsi" w:cstheme="minorBidi"/>
            <w:szCs w:val="24"/>
          </w:rPr>
          <w:tab/>
        </w:r>
        <w:r w:rsidRPr="0036181D">
          <w:rPr>
            <w:rStyle w:val="Hyperlink"/>
          </w:rPr>
          <w:t>Application Description</w:t>
        </w:r>
        <w:r>
          <w:rPr>
            <w:webHidden/>
          </w:rPr>
          <w:tab/>
        </w:r>
        <w:r>
          <w:rPr>
            <w:webHidden/>
          </w:rPr>
          <w:fldChar w:fldCharType="begin"/>
        </w:r>
        <w:r>
          <w:rPr>
            <w:webHidden/>
          </w:rPr>
          <w:instrText xml:space="preserve"> PAGEREF _Toc511735436 \h </w:instrText>
        </w:r>
        <w:r>
          <w:rPr>
            <w:webHidden/>
          </w:rPr>
        </w:r>
      </w:ins>
      <w:r>
        <w:rPr>
          <w:webHidden/>
        </w:rPr>
        <w:fldChar w:fldCharType="separate"/>
      </w:r>
      <w:ins w:id="37" w:author="Lizzie Charbonneau" w:date="2018-04-17T13:35:00Z">
        <w:r>
          <w:rPr>
            <w:webHidden/>
          </w:rPr>
          <w:t>1</w:t>
        </w:r>
        <w:r>
          <w:rPr>
            <w:webHidden/>
          </w:rPr>
          <w:fldChar w:fldCharType="end"/>
        </w:r>
        <w:r w:rsidRPr="0036181D">
          <w:rPr>
            <w:rStyle w:val="Hyperlink"/>
          </w:rPr>
          <w:fldChar w:fldCharType="end"/>
        </w:r>
      </w:ins>
    </w:p>
    <w:p w14:paraId="4EE9A91D" w14:textId="03F16B5A" w:rsidR="00F97739" w:rsidRDefault="00F97739">
      <w:pPr>
        <w:pStyle w:val="TOC1"/>
        <w:rPr>
          <w:ins w:id="38" w:author="Lizzie Charbonneau" w:date="2018-04-17T13:35:00Z"/>
          <w:rFonts w:asciiTheme="minorHAnsi" w:eastAsiaTheme="minorEastAsia" w:hAnsiTheme="minorHAnsi" w:cstheme="minorBidi"/>
          <w:b w:val="0"/>
          <w:sz w:val="24"/>
          <w:szCs w:val="24"/>
        </w:rPr>
      </w:pPr>
      <w:ins w:id="39" w:author="Lizzie Charbonneau" w:date="2018-04-17T13:35:00Z">
        <w:r w:rsidRPr="0036181D">
          <w:rPr>
            <w:rStyle w:val="Hyperlink"/>
          </w:rPr>
          <w:fldChar w:fldCharType="begin"/>
        </w:r>
        <w:r w:rsidRPr="0036181D">
          <w:rPr>
            <w:rStyle w:val="Hyperlink"/>
          </w:rPr>
          <w:instrText xml:space="preserve"> </w:instrText>
        </w:r>
        <w:r>
          <w:instrText>HYPERLINK \l "_Toc511735437"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w:t>
        </w:r>
        <w:r>
          <w:rPr>
            <w:rFonts w:asciiTheme="minorHAnsi" w:eastAsiaTheme="minorEastAsia" w:hAnsiTheme="minorHAnsi" w:cstheme="minorBidi"/>
            <w:b w:val="0"/>
            <w:sz w:val="24"/>
            <w:szCs w:val="24"/>
          </w:rPr>
          <w:tab/>
        </w:r>
        <w:r w:rsidRPr="0036181D">
          <w:rPr>
            <w:rStyle w:val="Hyperlink"/>
          </w:rPr>
          <w:t>User Account Creation</w:t>
        </w:r>
        <w:r>
          <w:rPr>
            <w:webHidden/>
          </w:rPr>
          <w:tab/>
        </w:r>
        <w:r>
          <w:rPr>
            <w:webHidden/>
          </w:rPr>
          <w:fldChar w:fldCharType="begin"/>
        </w:r>
        <w:r>
          <w:rPr>
            <w:webHidden/>
          </w:rPr>
          <w:instrText xml:space="preserve"> PAGEREF _Toc511735437 \h </w:instrText>
        </w:r>
        <w:r>
          <w:rPr>
            <w:webHidden/>
          </w:rPr>
        </w:r>
      </w:ins>
      <w:r>
        <w:rPr>
          <w:webHidden/>
        </w:rPr>
        <w:fldChar w:fldCharType="separate"/>
      </w:r>
      <w:ins w:id="40" w:author="Lizzie Charbonneau" w:date="2018-04-17T13:35:00Z">
        <w:r>
          <w:rPr>
            <w:webHidden/>
          </w:rPr>
          <w:t>3</w:t>
        </w:r>
        <w:r>
          <w:rPr>
            <w:webHidden/>
          </w:rPr>
          <w:fldChar w:fldCharType="end"/>
        </w:r>
        <w:r w:rsidRPr="0036181D">
          <w:rPr>
            <w:rStyle w:val="Hyperlink"/>
          </w:rPr>
          <w:fldChar w:fldCharType="end"/>
        </w:r>
      </w:ins>
    </w:p>
    <w:p w14:paraId="7509AF0D" w14:textId="477F9205" w:rsidR="00F97739" w:rsidRDefault="00F97739">
      <w:pPr>
        <w:pStyle w:val="TOC2"/>
        <w:rPr>
          <w:ins w:id="41" w:author="Lizzie Charbonneau" w:date="2018-04-17T13:35:00Z"/>
          <w:rFonts w:asciiTheme="minorHAnsi" w:eastAsiaTheme="minorEastAsia" w:hAnsiTheme="minorHAnsi" w:cstheme="minorBidi"/>
          <w:szCs w:val="24"/>
        </w:rPr>
      </w:pPr>
      <w:ins w:id="42" w:author="Lizzie Charbonneau" w:date="2018-04-17T13:35:00Z">
        <w:r w:rsidRPr="0036181D">
          <w:rPr>
            <w:rStyle w:val="Hyperlink"/>
          </w:rPr>
          <w:fldChar w:fldCharType="begin"/>
        </w:r>
        <w:r w:rsidRPr="0036181D">
          <w:rPr>
            <w:rStyle w:val="Hyperlink"/>
          </w:rPr>
          <w:instrText xml:space="preserve"> </w:instrText>
        </w:r>
        <w:r>
          <w:instrText>HYPERLINK \l "_Toc511735438"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2.1</w:t>
        </w:r>
        <w:r>
          <w:rPr>
            <w:rFonts w:asciiTheme="minorHAnsi" w:eastAsiaTheme="minorEastAsia" w:hAnsiTheme="minorHAnsi" w:cstheme="minorBidi"/>
            <w:szCs w:val="24"/>
          </w:rPr>
          <w:tab/>
        </w:r>
        <w:r w:rsidRPr="0036181D">
          <w:rPr>
            <w:rStyle w:val="Hyperlink"/>
          </w:rPr>
          <w:t>Login Page</w:t>
        </w:r>
        <w:r>
          <w:rPr>
            <w:webHidden/>
          </w:rPr>
          <w:tab/>
        </w:r>
        <w:r>
          <w:rPr>
            <w:webHidden/>
          </w:rPr>
          <w:fldChar w:fldCharType="begin"/>
        </w:r>
        <w:r>
          <w:rPr>
            <w:webHidden/>
          </w:rPr>
          <w:instrText xml:space="preserve"> PAGEREF _Toc511735438 \h </w:instrText>
        </w:r>
        <w:r>
          <w:rPr>
            <w:webHidden/>
          </w:rPr>
        </w:r>
      </w:ins>
      <w:r>
        <w:rPr>
          <w:webHidden/>
        </w:rPr>
        <w:fldChar w:fldCharType="separate"/>
      </w:r>
      <w:ins w:id="43" w:author="Lizzie Charbonneau" w:date="2018-04-17T13:35:00Z">
        <w:r>
          <w:rPr>
            <w:webHidden/>
          </w:rPr>
          <w:t>3</w:t>
        </w:r>
        <w:r>
          <w:rPr>
            <w:webHidden/>
          </w:rPr>
          <w:fldChar w:fldCharType="end"/>
        </w:r>
        <w:r w:rsidRPr="0036181D">
          <w:rPr>
            <w:rStyle w:val="Hyperlink"/>
          </w:rPr>
          <w:fldChar w:fldCharType="end"/>
        </w:r>
      </w:ins>
    </w:p>
    <w:p w14:paraId="0F8D7512" w14:textId="6D82B2BC" w:rsidR="00F97739" w:rsidRDefault="00F97739">
      <w:pPr>
        <w:pStyle w:val="TOC2"/>
        <w:rPr>
          <w:ins w:id="44" w:author="Lizzie Charbonneau" w:date="2018-04-17T13:35:00Z"/>
          <w:rFonts w:asciiTheme="minorHAnsi" w:eastAsiaTheme="minorEastAsia" w:hAnsiTheme="minorHAnsi" w:cstheme="minorBidi"/>
          <w:szCs w:val="24"/>
        </w:rPr>
      </w:pPr>
      <w:ins w:id="45" w:author="Lizzie Charbonneau" w:date="2018-04-17T13:35:00Z">
        <w:r w:rsidRPr="0036181D">
          <w:rPr>
            <w:rStyle w:val="Hyperlink"/>
          </w:rPr>
          <w:fldChar w:fldCharType="begin"/>
        </w:r>
        <w:r w:rsidRPr="0036181D">
          <w:rPr>
            <w:rStyle w:val="Hyperlink"/>
          </w:rPr>
          <w:instrText xml:space="preserve"> </w:instrText>
        </w:r>
        <w:r>
          <w:instrText>HYPERLINK \l "_Toc511735439"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2.2</w:t>
        </w:r>
        <w:r>
          <w:rPr>
            <w:rFonts w:asciiTheme="minorHAnsi" w:eastAsiaTheme="minorEastAsia" w:hAnsiTheme="minorHAnsi" w:cstheme="minorBidi"/>
            <w:szCs w:val="24"/>
          </w:rPr>
          <w:tab/>
        </w:r>
        <w:r w:rsidRPr="0036181D">
          <w:rPr>
            <w:rStyle w:val="Hyperlink"/>
          </w:rPr>
          <w:t>Creating a New User</w:t>
        </w:r>
        <w:r>
          <w:rPr>
            <w:webHidden/>
          </w:rPr>
          <w:tab/>
        </w:r>
        <w:r>
          <w:rPr>
            <w:webHidden/>
          </w:rPr>
          <w:fldChar w:fldCharType="begin"/>
        </w:r>
        <w:r>
          <w:rPr>
            <w:webHidden/>
          </w:rPr>
          <w:instrText xml:space="preserve"> PAGEREF _Toc511735439 \h </w:instrText>
        </w:r>
        <w:r>
          <w:rPr>
            <w:webHidden/>
          </w:rPr>
        </w:r>
      </w:ins>
      <w:r>
        <w:rPr>
          <w:webHidden/>
        </w:rPr>
        <w:fldChar w:fldCharType="separate"/>
      </w:r>
      <w:ins w:id="46" w:author="Lizzie Charbonneau" w:date="2018-04-17T13:35:00Z">
        <w:r>
          <w:rPr>
            <w:webHidden/>
          </w:rPr>
          <w:t>3</w:t>
        </w:r>
        <w:r>
          <w:rPr>
            <w:webHidden/>
          </w:rPr>
          <w:fldChar w:fldCharType="end"/>
        </w:r>
        <w:r w:rsidRPr="0036181D">
          <w:rPr>
            <w:rStyle w:val="Hyperlink"/>
          </w:rPr>
          <w:fldChar w:fldCharType="end"/>
        </w:r>
      </w:ins>
    </w:p>
    <w:p w14:paraId="40D0E405" w14:textId="401F4491" w:rsidR="00F97739" w:rsidRDefault="00F97739">
      <w:pPr>
        <w:pStyle w:val="TOC2"/>
        <w:rPr>
          <w:ins w:id="47" w:author="Lizzie Charbonneau" w:date="2018-04-17T13:35:00Z"/>
          <w:rFonts w:asciiTheme="minorHAnsi" w:eastAsiaTheme="minorEastAsia" w:hAnsiTheme="minorHAnsi" w:cstheme="minorBidi"/>
          <w:szCs w:val="24"/>
        </w:rPr>
      </w:pPr>
      <w:ins w:id="48" w:author="Lizzie Charbonneau" w:date="2018-04-17T13:35:00Z">
        <w:r w:rsidRPr="0036181D">
          <w:rPr>
            <w:rStyle w:val="Hyperlink"/>
          </w:rPr>
          <w:fldChar w:fldCharType="begin"/>
        </w:r>
        <w:r w:rsidRPr="0036181D">
          <w:rPr>
            <w:rStyle w:val="Hyperlink"/>
          </w:rPr>
          <w:instrText xml:space="preserve"> </w:instrText>
        </w:r>
        <w:r>
          <w:instrText>HYPERLINK \l "_Toc511735440"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2.3</w:t>
        </w:r>
        <w:r>
          <w:rPr>
            <w:rFonts w:asciiTheme="minorHAnsi" w:eastAsiaTheme="minorEastAsia" w:hAnsiTheme="minorHAnsi" w:cstheme="minorBidi"/>
            <w:szCs w:val="24"/>
          </w:rPr>
          <w:tab/>
        </w:r>
        <w:r w:rsidRPr="0036181D">
          <w:rPr>
            <w:rStyle w:val="Hyperlink"/>
          </w:rPr>
          <w:t>Resetting a Password</w:t>
        </w:r>
        <w:r>
          <w:rPr>
            <w:webHidden/>
          </w:rPr>
          <w:tab/>
        </w:r>
        <w:r>
          <w:rPr>
            <w:webHidden/>
          </w:rPr>
          <w:fldChar w:fldCharType="begin"/>
        </w:r>
        <w:r>
          <w:rPr>
            <w:webHidden/>
          </w:rPr>
          <w:instrText xml:space="preserve"> PAGEREF _Toc511735440 \h </w:instrText>
        </w:r>
        <w:r>
          <w:rPr>
            <w:webHidden/>
          </w:rPr>
        </w:r>
      </w:ins>
      <w:r>
        <w:rPr>
          <w:webHidden/>
        </w:rPr>
        <w:fldChar w:fldCharType="separate"/>
      </w:r>
      <w:ins w:id="49" w:author="Lizzie Charbonneau" w:date="2018-04-17T13:35:00Z">
        <w:r>
          <w:rPr>
            <w:webHidden/>
          </w:rPr>
          <w:t>4</w:t>
        </w:r>
        <w:r>
          <w:rPr>
            <w:webHidden/>
          </w:rPr>
          <w:fldChar w:fldCharType="end"/>
        </w:r>
        <w:r w:rsidRPr="0036181D">
          <w:rPr>
            <w:rStyle w:val="Hyperlink"/>
          </w:rPr>
          <w:fldChar w:fldCharType="end"/>
        </w:r>
      </w:ins>
    </w:p>
    <w:p w14:paraId="28C85B4D" w14:textId="4F9E6D9B" w:rsidR="00F97739" w:rsidRDefault="00F97739">
      <w:pPr>
        <w:pStyle w:val="TOC2"/>
        <w:rPr>
          <w:ins w:id="50" w:author="Lizzie Charbonneau" w:date="2018-04-17T13:35:00Z"/>
          <w:rFonts w:asciiTheme="minorHAnsi" w:eastAsiaTheme="minorEastAsia" w:hAnsiTheme="minorHAnsi" w:cstheme="minorBidi"/>
          <w:szCs w:val="24"/>
        </w:rPr>
      </w:pPr>
      <w:ins w:id="51" w:author="Lizzie Charbonneau" w:date="2018-04-17T13:35:00Z">
        <w:r w:rsidRPr="0036181D">
          <w:rPr>
            <w:rStyle w:val="Hyperlink"/>
          </w:rPr>
          <w:fldChar w:fldCharType="begin"/>
        </w:r>
        <w:r w:rsidRPr="0036181D">
          <w:rPr>
            <w:rStyle w:val="Hyperlink"/>
          </w:rPr>
          <w:instrText xml:space="preserve"> </w:instrText>
        </w:r>
        <w:r>
          <w:instrText>HYPERLINK \l "_Toc511735441"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2.4</w:t>
        </w:r>
        <w:r>
          <w:rPr>
            <w:rFonts w:asciiTheme="minorHAnsi" w:eastAsiaTheme="minorEastAsia" w:hAnsiTheme="minorHAnsi" w:cstheme="minorBidi"/>
            <w:szCs w:val="24"/>
          </w:rPr>
          <w:tab/>
        </w:r>
        <w:r w:rsidRPr="0036181D">
          <w:rPr>
            <w:rStyle w:val="Hyperlink"/>
          </w:rPr>
          <w:t>Account Management</w:t>
        </w:r>
        <w:r>
          <w:rPr>
            <w:webHidden/>
          </w:rPr>
          <w:tab/>
        </w:r>
        <w:r>
          <w:rPr>
            <w:webHidden/>
          </w:rPr>
          <w:fldChar w:fldCharType="begin"/>
        </w:r>
        <w:r>
          <w:rPr>
            <w:webHidden/>
          </w:rPr>
          <w:instrText xml:space="preserve"> PAGEREF _Toc511735441 \h </w:instrText>
        </w:r>
        <w:r>
          <w:rPr>
            <w:webHidden/>
          </w:rPr>
        </w:r>
      </w:ins>
      <w:r>
        <w:rPr>
          <w:webHidden/>
        </w:rPr>
        <w:fldChar w:fldCharType="separate"/>
      </w:r>
      <w:ins w:id="52" w:author="Lizzie Charbonneau" w:date="2018-04-17T13:35:00Z">
        <w:r>
          <w:rPr>
            <w:webHidden/>
          </w:rPr>
          <w:t>5</w:t>
        </w:r>
        <w:r>
          <w:rPr>
            <w:webHidden/>
          </w:rPr>
          <w:fldChar w:fldCharType="end"/>
        </w:r>
        <w:r w:rsidRPr="0036181D">
          <w:rPr>
            <w:rStyle w:val="Hyperlink"/>
          </w:rPr>
          <w:fldChar w:fldCharType="end"/>
        </w:r>
      </w:ins>
    </w:p>
    <w:p w14:paraId="29635764" w14:textId="1C9EF1CC" w:rsidR="00F97739" w:rsidRDefault="00F97739">
      <w:pPr>
        <w:pStyle w:val="TOC1"/>
        <w:rPr>
          <w:ins w:id="53" w:author="Lizzie Charbonneau" w:date="2018-04-17T13:35:00Z"/>
          <w:rFonts w:asciiTheme="minorHAnsi" w:eastAsiaTheme="minorEastAsia" w:hAnsiTheme="minorHAnsi" w:cstheme="minorBidi"/>
          <w:b w:val="0"/>
          <w:sz w:val="24"/>
          <w:szCs w:val="24"/>
        </w:rPr>
      </w:pPr>
      <w:ins w:id="54" w:author="Lizzie Charbonneau" w:date="2018-04-17T13:35:00Z">
        <w:r w:rsidRPr="0036181D">
          <w:rPr>
            <w:rStyle w:val="Hyperlink"/>
          </w:rPr>
          <w:fldChar w:fldCharType="begin"/>
        </w:r>
        <w:r w:rsidRPr="0036181D">
          <w:rPr>
            <w:rStyle w:val="Hyperlink"/>
          </w:rPr>
          <w:instrText xml:space="preserve"> </w:instrText>
        </w:r>
        <w:r>
          <w:instrText>HYPERLINK \l "_Toc511735442"</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w:t>
        </w:r>
        <w:r>
          <w:rPr>
            <w:rFonts w:asciiTheme="minorHAnsi" w:eastAsiaTheme="minorEastAsia" w:hAnsiTheme="minorHAnsi" w:cstheme="minorBidi"/>
            <w:b w:val="0"/>
            <w:sz w:val="24"/>
            <w:szCs w:val="24"/>
          </w:rPr>
          <w:tab/>
        </w:r>
        <w:r w:rsidRPr="0036181D">
          <w:rPr>
            <w:rStyle w:val="Hyperlink"/>
          </w:rPr>
          <w:t>Measure Dashboard</w:t>
        </w:r>
        <w:r>
          <w:rPr>
            <w:webHidden/>
          </w:rPr>
          <w:tab/>
        </w:r>
        <w:r>
          <w:rPr>
            <w:webHidden/>
          </w:rPr>
          <w:fldChar w:fldCharType="begin"/>
        </w:r>
        <w:r>
          <w:rPr>
            <w:webHidden/>
          </w:rPr>
          <w:instrText xml:space="preserve"> PAGEREF _Toc511735442 \h </w:instrText>
        </w:r>
        <w:r>
          <w:rPr>
            <w:webHidden/>
          </w:rPr>
        </w:r>
      </w:ins>
      <w:r>
        <w:rPr>
          <w:webHidden/>
        </w:rPr>
        <w:fldChar w:fldCharType="separate"/>
      </w:r>
      <w:ins w:id="55" w:author="Lizzie Charbonneau" w:date="2018-04-17T13:35:00Z">
        <w:r>
          <w:rPr>
            <w:webHidden/>
          </w:rPr>
          <w:t>6</w:t>
        </w:r>
        <w:r>
          <w:rPr>
            <w:webHidden/>
          </w:rPr>
          <w:fldChar w:fldCharType="end"/>
        </w:r>
        <w:r w:rsidRPr="0036181D">
          <w:rPr>
            <w:rStyle w:val="Hyperlink"/>
          </w:rPr>
          <w:fldChar w:fldCharType="end"/>
        </w:r>
      </w:ins>
    </w:p>
    <w:p w14:paraId="631C5691" w14:textId="4A5A280C" w:rsidR="00F97739" w:rsidRDefault="00F97739">
      <w:pPr>
        <w:pStyle w:val="TOC2"/>
        <w:rPr>
          <w:ins w:id="56" w:author="Lizzie Charbonneau" w:date="2018-04-17T13:35:00Z"/>
          <w:rFonts w:asciiTheme="minorHAnsi" w:eastAsiaTheme="minorEastAsia" w:hAnsiTheme="minorHAnsi" w:cstheme="minorBidi"/>
          <w:szCs w:val="24"/>
        </w:rPr>
      </w:pPr>
      <w:ins w:id="57" w:author="Lizzie Charbonneau" w:date="2018-04-17T13:35:00Z">
        <w:r w:rsidRPr="0036181D">
          <w:rPr>
            <w:rStyle w:val="Hyperlink"/>
          </w:rPr>
          <w:fldChar w:fldCharType="begin"/>
        </w:r>
        <w:r w:rsidRPr="0036181D">
          <w:rPr>
            <w:rStyle w:val="Hyperlink"/>
          </w:rPr>
          <w:instrText xml:space="preserve"> </w:instrText>
        </w:r>
        <w:r>
          <w:instrText>HYPERLINK \l "_Toc511735443"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_Toc511735443 \h </w:instrText>
        </w:r>
        <w:r>
          <w:rPr>
            <w:webHidden/>
          </w:rPr>
        </w:r>
      </w:ins>
      <w:r>
        <w:rPr>
          <w:webHidden/>
        </w:rPr>
        <w:fldChar w:fldCharType="separate"/>
      </w:r>
      <w:ins w:id="58" w:author="Lizzie Charbonneau" w:date="2018-04-17T13:35:00Z">
        <w:r>
          <w:rPr>
            <w:webHidden/>
          </w:rPr>
          <w:t>6</w:t>
        </w:r>
        <w:r>
          <w:rPr>
            <w:webHidden/>
          </w:rPr>
          <w:fldChar w:fldCharType="end"/>
        </w:r>
        <w:r w:rsidRPr="0036181D">
          <w:rPr>
            <w:rStyle w:val="Hyperlink"/>
          </w:rPr>
          <w:fldChar w:fldCharType="end"/>
        </w:r>
      </w:ins>
    </w:p>
    <w:p w14:paraId="5131DE34" w14:textId="0B0BB8E6" w:rsidR="00F97739" w:rsidRDefault="00F97739">
      <w:pPr>
        <w:pStyle w:val="TOC2"/>
        <w:rPr>
          <w:ins w:id="59" w:author="Lizzie Charbonneau" w:date="2018-04-17T13:35:00Z"/>
          <w:rFonts w:asciiTheme="minorHAnsi" w:eastAsiaTheme="minorEastAsia" w:hAnsiTheme="minorHAnsi" w:cstheme="minorBidi"/>
          <w:szCs w:val="24"/>
        </w:rPr>
      </w:pPr>
      <w:ins w:id="60" w:author="Lizzie Charbonneau" w:date="2018-04-17T13:35:00Z">
        <w:r w:rsidRPr="0036181D">
          <w:rPr>
            <w:rStyle w:val="Hyperlink"/>
          </w:rPr>
          <w:fldChar w:fldCharType="begin"/>
        </w:r>
        <w:r w:rsidRPr="0036181D">
          <w:rPr>
            <w:rStyle w:val="Hyperlink"/>
          </w:rPr>
          <w:instrText xml:space="preserve"> </w:instrText>
        </w:r>
        <w:r>
          <w:instrText>HYPERLINK \l "_Toc511735444"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3.2</w:t>
        </w:r>
        <w:r>
          <w:rPr>
            <w:rFonts w:asciiTheme="minorHAnsi" w:eastAsiaTheme="minorEastAsia" w:hAnsiTheme="minorHAnsi" w:cstheme="minorBidi"/>
            <w:szCs w:val="24"/>
          </w:rPr>
          <w:tab/>
        </w:r>
        <w:r w:rsidRPr="0036181D">
          <w:rPr>
            <w:rStyle w:val="Hyperlink"/>
          </w:rPr>
          <w:t>Loading a New Measure</w:t>
        </w:r>
        <w:r>
          <w:rPr>
            <w:webHidden/>
          </w:rPr>
          <w:tab/>
        </w:r>
        <w:r>
          <w:rPr>
            <w:webHidden/>
          </w:rPr>
          <w:fldChar w:fldCharType="begin"/>
        </w:r>
        <w:r>
          <w:rPr>
            <w:webHidden/>
          </w:rPr>
          <w:instrText xml:space="preserve"> PAGEREF _Toc511735444 \h </w:instrText>
        </w:r>
        <w:r>
          <w:rPr>
            <w:webHidden/>
          </w:rPr>
        </w:r>
      </w:ins>
      <w:r>
        <w:rPr>
          <w:webHidden/>
        </w:rPr>
        <w:fldChar w:fldCharType="separate"/>
      </w:r>
      <w:ins w:id="61" w:author="Lizzie Charbonneau" w:date="2018-04-17T13:35:00Z">
        <w:r>
          <w:rPr>
            <w:webHidden/>
          </w:rPr>
          <w:t>7</w:t>
        </w:r>
        <w:r>
          <w:rPr>
            <w:webHidden/>
          </w:rPr>
          <w:fldChar w:fldCharType="end"/>
        </w:r>
        <w:r w:rsidRPr="0036181D">
          <w:rPr>
            <w:rStyle w:val="Hyperlink"/>
          </w:rPr>
          <w:fldChar w:fldCharType="end"/>
        </w:r>
      </w:ins>
    </w:p>
    <w:p w14:paraId="01264F74" w14:textId="1FEAD82B" w:rsidR="00F97739" w:rsidRDefault="00F97739">
      <w:pPr>
        <w:pStyle w:val="TOC3"/>
        <w:rPr>
          <w:ins w:id="62" w:author="Lizzie Charbonneau" w:date="2018-04-17T13:35:00Z"/>
          <w:rFonts w:asciiTheme="minorHAnsi" w:eastAsiaTheme="minorEastAsia" w:hAnsiTheme="minorHAnsi" w:cstheme="minorBidi"/>
          <w:noProof/>
          <w:szCs w:val="24"/>
        </w:rPr>
      </w:pPr>
      <w:ins w:id="63" w:author="Lizzie Charbonneau" w:date="2018-04-17T13:35:00Z">
        <w:r w:rsidRPr="0036181D">
          <w:rPr>
            <w:rStyle w:val="Hyperlink"/>
            <w:noProof/>
          </w:rPr>
          <w:fldChar w:fldCharType="begin"/>
        </w:r>
        <w:r w:rsidRPr="0036181D">
          <w:rPr>
            <w:rStyle w:val="Hyperlink"/>
            <w:noProof/>
          </w:rPr>
          <w:instrText xml:space="preserve"> </w:instrText>
        </w:r>
        <w:r>
          <w:rPr>
            <w:noProof/>
          </w:rPr>
          <w:instrText>HYPERLINK \l "_Toc511735445"</w:instrText>
        </w:r>
        <w:r w:rsidRPr="0036181D">
          <w:rPr>
            <w:rStyle w:val="Hyperlink"/>
            <w:noProof/>
          </w:rPr>
          <w:instrText xml:space="preserve"> </w:instrText>
        </w:r>
        <w:r w:rsidRPr="0036181D">
          <w:rPr>
            <w:rStyle w:val="Hyperlink"/>
            <w:noProof/>
          </w:rPr>
        </w:r>
        <w:r w:rsidRPr="0036181D">
          <w:rPr>
            <w:rStyle w:val="Hyperlink"/>
            <w:noProof/>
          </w:rPr>
          <w:fldChar w:fldCharType="separate"/>
        </w:r>
        <w:r w:rsidRPr="0036181D">
          <w:rPr>
            <w:rStyle w:val="Hyperlink"/>
            <w:noProof/>
          </w:rPr>
          <w:t>3.2.1</w:t>
        </w:r>
        <w:r>
          <w:rPr>
            <w:rFonts w:asciiTheme="minorHAnsi" w:eastAsiaTheme="minorEastAsia" w:hAnsiTheme="minorHAnsi" w:cstheme="minorBidi"/>
            <w:noProof/>
            <w:szCs w:val="24"/>
          </w:rPr>
          <w:tab/>
        </w:r>
        <w:r w:rsidRPr="0036181D">
          <w:rPr>
            <w:rStyle w:val="Hyperlink"/>
            <w:noProof/>
          </w:rPr>
          <w:t>Value Set Options</w:t>
        </w:r>
        <w:r>
          <w:rPr>
            <w:noProof/>
            <w:webHidden/>
          </w:rPr>
          <w:tab/>
        </w:r>
        <w:r>
          <w:rPr>
            <w:noProof/>
            <w:webHidden/>
          </w:rPr>
          <w:fldChar w:fldCharType="begin"/>
        </w:r>
        <w:r>
          <w:rPr>
            <w:noProof/>
            <w:webHidden/>
          </w:rPr>
          <w:instrText xml:space="preserve"> PAGEREF _Toc511735445 \h </w:instrText>
        </w:r>
        <w:r>
          <w:rPr>
            <w:noProof/>
            <w:webHidden/>
          </w:rPr>
        </w:r>
      </w:ins>
      <w:r>
        <w:rPr>
          <w:noProof/>
          <w:webHidden/>
        </w:rPr>
        <w:fldChar w:fldCharType="separate"/>
      </w:r>
      <w:ins w:id="64" w:author="Lizzie Charbonneau" w:date="2018-04-17T13:35:00Z">
        <w:r>
          <w:rPr>
            <w:noProof/>
            <w:webHidden/>
          </w:rPr>
          <w:t>8</w:t>
        </w:r>
        <w:r>
          <w:rPr>
            <w:noProof/>
            <w:webHidden/>
          </w:rPr>
          <w:fldChar w:fldCharType="end"/>
        </w:r>
        <w:r w:rsidRPr="0036181D">
          <w:rPr>
            <w:rStyle w:val="Hyperlink"/>
            <w:noProof/>
          </w:rPr>
          <w:fldChar w:fldCharType="end"/>
        </w:r>
      </w:ins>
    </w:p>
    <w:p w14:paraId="35C2D175" w14:textId="5D931A3C" w:rsidR="00F97739" w:rsidRDefault="00F97739">
      <w:pPr>
        <w:pStyle w:val="TOC2"/>
        <w:rPr>
          <w:ins w:id="65" w:author="Lizzie Charbonneau" w:date="2018-04-17T13:35:00Z"/>
          <w:rFonts w:asciiTheme="minorHAnsi" w:eastAsiaTheme="minorEastAsia" w:hAnsiTheme="minorHAnsi" w:cstheme="minorBidi"/>
          <w:szCs w:val="24"/>
        </w:rPr>
      </w:pPr>
      <w:ins w:id="66" w:author="Lizzie Charbonneau" w:date="2018-04-17T13:35:00Z">
        <w:r w:rsidRPr="0036181D">
          <w:rPr>
            <w:rStyle w:val="Hyperlink"/>
          </w:rPr>
          <w:fldChar w:fldCharType="begin"/>
        </w:r>
        <w:r w:rsidRPr="0036181D">
          <w:rPr>
            <w:rStyle w:val="Hyperlink"/>
          </w:rPr>
          <w:instrText xml:space="preserve"> </w:instrText>
        </w:r>
        <w:r>
          <w:instrText>HYPERLINK \l "_Toc511735446"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3.3</w:t>
        </w:r>
        <w:r>
          <w:rPr>
            <w:rFonts w:asciiTheme="minorHAnsi" w:eastAsiaTheme="minorEastAsia" w:hAnsiTheme="minorHAnsi" w:cstheme="minorBidi"/>
            <w:szCs w:val="24"/>
          </w:rPr>
          <w:tab/>
        </w:r>
        <w:r w:rsidRPr="0036181D">
          <w:rPr>
            <w:rStyle w:val="Hyperlink"/>
          </w:rPr>
          <w:t>Updating a Measure</w:t>
        </w:r>
        <w:r>
          <w:rPr>
            <w:webHidden/>
          </w:rPr>
          <w:tab/>
        </w:r>
        <w:r>
          <w:rPr>
            <w:webHidden/>
          </w:rPr>
          <w:fldChar w:fldCharType="begin"/>
        </w:r>
        <w:r>
          <w:rPr>
            <w:webHidden/>
          </w:rPr>
          <w:instrText xml:space="preserve"> PAGEREF _Toc511735446 \h </w:instrText>
        </w:r>
        <w:r>
          <w:rPr>
            <w:webHidden/>
          </w:rPr>
        </w:r>
      </w:ins>
      <w:r>
        <w:rPr>
          <w:webHidden/>
        </w:rPr>
        <w:fldChar w:fldCharType="separate"/>
      </w:r>
      <w:ins w:id="67" w:author="Lizzie Charbonneau" w:date="2018-04-17T13:35:00Z">
        <w:r>
          <w:rPr>
            <w:webHidden/>
          </w:rPr>
          <w:t>10</w:t>
        </w:r>
        <w:r>
          <w:rPr>
            <w:webHidden/>
          </w:rPr>
          <w:fldChar w:fldCharType="end"/>
        </w:r>
        <w:r w:rsidRPr="0036181D">
          <w:rPr>
            <w:rStyle w:val="Hyperlink"/>
          </w:rPr>
          <w:fldChar w:fldCharType="end"/>
        </w:r>
      </w:ins>
    </w:p>
    <w:p w14:paraId="0DEA57D0" w14:textId="24D3801B" w:rsidR="00F97739" w:rsidRDefault="00F97739">
      <w:pPr>
        <w:pStyle w:val="TOC2"/>
        <w:rPr>
          <w:ins w:id="68" w:author="Lizzie Charbonneau" w:date="2018-04-17T13:35:00Z"/>
          <w:rFonts w:asciiTheme="minorHAnsi" w:eastAsiaTheme="minorEastAsia" w:hAnsiTheme="minorHAnsi" w:cstheme="minorBidi"/>
          <w:szCs w:val="24"/>
        </w:rPr>
      </w:pPr>
      <w:ins w:id="69" w:author="Lizzie Charbonneau" w:date="2018-04-17T13:35:00Z">
        <w:r w:rsidRPr="0036181D">
          <w:rPr>
            <w:rStyle w:val="Hyperlink"/>
          </w:rPr>
          <w:fldChar w:fldCharType="begin"/>
        </w:r>
        <w:r w:rsidRPr="0036181D">
          <w:rPr>
            <w:rStyle w:val="Hyperlink"/>
          </w:rPr>
          <w:instrText xml:space="preserve"> </w:instrText>
        </w:r>
        <w:r>
          <w:instrText>HYPERLINK \l "_Toc511735447"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3.4</w:t>
        </w:r>
        <w:r>
          <w:rPr>
            <w:rFonts w:asciiTheme="minorHAnsi" w:eastAsiaTheme="minorEastAsia" w:hAnsiTheme="minorHAnsi" w:cstheme="minorBidi"/>
            <w:szCs w:val="24"/>
          </w:rPr>
          <w:tab/>
        </w:r>
        <w:r w:rsidRPr="0036181D">
          <w:rPr>
            <w:rStyle w:val="Hyperlink"/>
          </w:rPr>
          <w:t>Creating Synthetic Test Records</w:t>
        </w:r>
        <w:r>
          <w:rPr>
            <w:webHidden/>
          </w:rPr>
          <w:tab/>
        </w:r>
        <w:r>
          <w:rPr>
            <w:webHidden/>
          </w:rPr>
          <w:fldChar w:fldCharType="begin"/>
        </w:r>
        <w:r>
          <w:rPr>
            <w:webHidden/>
          </w:rPr>
          <w:instrText xml:space="preserve"> PAGEREF _Toc511735447 \h </w:instrText>
        </w:r>
        <w:r>
          <w:rPr>
            <w:webHidden/>
          </w:rPr>
        </w:r>
      </w:ins>
      <w:r>
        <w:rPr>
          <w:webHidden/>
        </w:rPr>
        <w:fldChar w:fldCharType="separate"/>
      </w:r>
      <w:ins w:id="70" w:author="Lizzie Charbonneau" w:date="2018-04-17T13:35:00Z">
        <w:r>
          <w:rPr>
            <w:webHidden/>
          </w:rPr>
          <w:t>11</w:t>
        </w:r>
        <w:r>
          <w:rPr>
            <w:webHidden/>
          </w:rPr>
          <w:fldChar w:fldCharType="end"/>
        </w:r>
        <w:r w:rsidRPr="0036181D">
          <w:rPr>
            <w:rStyle w:val="Hyperlink"/>
          </w:rPr>
          <w:fldChar w:fldCharType="end"/>
        </w:r>
      </w:ins>
    </w:p>
    <w:p w14:paraId="7237917D" w14:textId="3EC380ED" w:rsidR="00F97739" w:rsidRDefault="00F97739">
      <w:pPr>
        <w:pStyle w:val="TOC1"/>
        <w:rPr>
          <w:ins w:id="71" w:author="Lizzie Charbonneau" w:date="2018-04-17T13:35:00Z"/>
          <w:rFonts w:asciiTheme="minorHAnsi" w:eastAsiaTheme="minorEastAsia" w:hAnsiTheme="minorHAnsi" w:cstheme="minorBidi"/>
          <w:b w:val="0"/>
          <w:sz w:val="24"/>
          <w:szCs w:val="24"/>
        </w:rPr>
      </w:pPr>
      <w:ins w:id="72" w:author="Lizzie Charbonneau" w:date="2018-04-17T13:35:00Z">
        <w:r w:rsidRPr="0036181D">
          <w:rPr>
            <w:rStyle w:val="Hyperlink"/>
          </w:rPr>
          <w:fldChar w:fldCharType="begin"/>
        </w:r>
        <w:r w:rsidRPr="0036181D">
          <w:rPr>
            <w:rStyle w:val="Hyperlink"/>
          </w:rPr>
          <w:instrText xml:space="preserve"> </w:instrText>
        </w:r>
        <w:r>
          <w:instrText>HYPERLINK \l "_Toc511735448"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w:t>
        </w:r>
        <w:r>
          <w:rPr>
            <w:rFonts w:asciiTheme="minorHAnsi" w:eastAsiaTheme="minorEastAsia" w:hAnsiTheme="minorHAnsi" w:cstheme="minorBidi"/>
            <w:b w:val="0"/>
            <w:sz w:val="24"/>
            <w:szCs w:val="24"/>
          </w:rPr>
          <w:tab/>
        </w:r>
        <w:r w:rsidRPr="0036181D">
          <w:rPr>
            <w:rStyle w:val="Hyperlink"/>
          </w:rPr>
          <w:t>Measure Results View</w:t>
        </w:r>
        <w:r>
          <w:rPr>
            <w:webHidden/>
          </w:rPr>
          <w:tab/>
        </w:r>
        <w:r>
          <w:rPr>
            <w:webHidden/>
          </w:rPr>
          <w:fldChar w:fldCharType="begin"/>
        </w:r>
        <w:r>
          <w:rPr>
            <w:webHidden/>
          </w:rPr>
          <w:instrText xml:space="preserve"> PAGEREF _Toc511735448 \h </w:instrText>
        </w:r>
        <w:r>
          <w:rPr>
            <w:webHidden/>
          </w:rPr>
        </w:r>
      </w:ins>
      <w:r>
        <w:rPr>
          <w:webHidden/>
        </w:rPr>
        <w:fldChar w:fldCharType="separate"/>
      </w:r>
      <w:ins w:id="73" w:author="Lizzie Charbonneau" w:date="2018-04-17T13:35:00Z">
        <w:r>
          <w:rPr>
            <w:webHidden/>
          </w:rPr>
          <w:t>12</w:t>
        </w:r>
        <w:r>
          <w:rPr>
            <w:webHidden/>
          </w:rPr>
          <w:fldChar w:fldCharType="end"/>
        </w:r>
        <w:r w:rsidRPr="0036181D">
          <w:rPr>
            <w:rStyle w:val="Hyperlink"/>
          </w:rPr>
          <w:fldChar w:fldCharType="end"/>
        </w:r>
      </w:ins>
    </w:p>
    <w:p w14:paraId="58D55AD3" w14:textId="0025C6D9" w:rsidR="00F97739" w:rsidRDefault="00F97739">
      <w:pPr>
        <w:pStyle w:val="TOC2"/>
        <w:rPr>
          <w:ins w:id="74" w:author="Lizzie Charbonneau" w:date="2018-04-17T13:35:00Z"/>
          <w:rFonts w:asciiTheme="minorHAnsi" w:eastAsiaTheme="minorEastAsia" w:hAnsiTheme="minorHAnsi" w:cstheme="minorBidi"/>
          <w:szCs w:val="24"/>
        </w:rPr>
      </w:pPr>
      <w:ins w:id="75" w:author="Lizzie Charbonneau" w:date="2018-04-17T13:35:00Z">
        <w:r w:rsidRPr="0036181D">
          <w:rPr>
            <w:rStyle w:val="Hyperlink"/>
          </w:rPr>
          <w:fldChar w:fldCharType="begin"/>
        </w:r>
        <w:r w:rsidRPr="0036181D">
          <w:rPr>
            <w:rStyle w:val="Hyperlink"/>
          </w:rPr>
          <w:instrText xml:space="preserve"> </w:instrText>
        </w:r>
        <w:r>
          <w:instrText>HYPERLINK \l "_Toc511735449"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_Toc511735449 \h </w:instrText>
        </w:r>
        <w:r>
          <w:rPr>
            <w:webHidden/>
          </w:rPr>
        </w:r>
      </w:ins>
      <w:r>
        <w:rPr>
          <w:webHidden/>
        </w:rPr>
        <w:fldChar w:fldCharType="separate"/>
      </w:r>
      <w:ins w:id="76" w:author="Lizzie Charbonneau" w:date="2018-04-17T13:35:00Z">
        <w:r>
          <w:rPr>
            <w:webHidden/>
          </w:rPr>
          <w:t>12</w:t>
        </w:r>
        <w:r>
          <w:rPr>
            <w:webHidden/>
          </w:rPr>
          <w:fldChar w:fldCharType="end"/>
        </w:r>
        <w:r w:rsidRPr="0036181D">
          <w:rPr>
            <w:rStyle w:val="Hyperlink"/>
          </w:rPr>
          <w:fldChar w:fldCharType="end"/>
        </w:r>
      </w:ins>
    </w:p>
    <w:p w14:paraId="0C0A3895" w14:textId="3A9D4066" w:rsidR="00F97739" w:rsidRDefault="00F97739">
      <w:pPr>
        <w:pStyle w:val="TOC2"/>
        <w:rPr>
          <w:ins w:id="77" w:author="Lizzie Charbonneau" w:date="2018-04-17T13:35:00Z"/>
          <w:rFonts w:asciiTheme="minorHAnsi" w:eastAsiaTheme="minorEastAsia" w:hAnsiTheme="minorHAnsi" w:cstheme="minorBidi"/>
          <w:szCs w:val="24"/>
        </w:rPr>
      </w:pPr>
      <w:ins w:id="78" w:author="Lizzie Charbonneau" w:date="2018-04-17T13:35:00Z">
        <w:r w:rsidRPr="0036181D">
          <w:rPr>
            <w:rStyle w:val="Hyperlink"/>
          </w:rPr>
          <w:fldChar w:fldCharType="begin"/>
        </w:r>
        <w:r w:rsidRPr="0036181D">
          <w:rPr>
            <w:rStyle w:val="Hyperlink"/>
          </w:rPr>
          <w:instrText xml:space="preserve"> </w:instrText>
        </w:r>
        <w:r>
          <w:instrText>HYPERLINK \l "_Toc511735450"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4.2</w:t>
        </w:r>
        <w:r>
          <w:rPr>
            <w:rFonts w:asciiTheme="minorHAnsi" w:eastAsiaTheme="minorEastAsia" w:hAnsiTheme="minorHAnsi" w:cstheme="minorBidi"/>
            <w:szCs w:val="24"/>
          </w:rPr>
          <w:tab/>
        </w:r>
        <w:r w:rsidRPr="0036181D">
          <w:rPr>
            <w:rStyle w:val="Hyperlink"/>
          </w:rPr>
          <w:t>Measure Logic</w:t>
        </w:r>
        <w:r>
          <w:rPr>
            <w:webHidden/>
          </w:rPr>
          <w:tab/>
        </w:r>
        <w:r>
          <w:rPr>
            <w:webHidden/>
          </w:rPr>
          <w:fldChar w:fldCharType="begin"/>
        </w:r>
        <w:r>
          <w:rPr>
            <w:webHidden/>
          </w:rPr>
          <w:instrText xml:space="preserve"> PAGEREF _Toc511735450 \h </w:instrText>
        </w:r>
        <w:r>
          <w:rPr>
            <w:webHidden/>
          </w:rPr>
        </w:r>
      </w:ins>
      <w:r>
        <w:rPr>
          <w:webHidden/>
        </w:rPr>
        <w:fldChar w:fldCharType="separate"/>
      </w:r>
      <w:ins w:id="79" w:author="Lizzie Charbonneau" w:date="2018-04-17T13:35:00Z">
        <w:r>
          <w:rPr>
            <w:webHidden/>
          </w:rPr>
          <w:t>14</w:t>
        </w:r>
        <w:r>
          <w:rPr>
            <w:webHidden/>
          </w:rPr>
          <w:fldChar w:fldCharType="end"/>
        </w:r>
        <w:r w:rsidRPr="0036181D">
          <w:rPr>
            <w:rStyle w:val="Hyperlink"/>
          </w:rPr>
          <w:fldChar w:fldCharType="end"/>
        </w:r>
      </w:ins>
    </w:p>
    <w:p w14:paraId="7F295D21" w14:textId="35023767" w:rsidR="00F97739" w:rsidRDefault="00F97739">
      <w:pPr>
        <w:pStyle w:val="TOC2"/>
        <w:rPr>
          <w:ins w:id="80" w:author="Lizzie Charbonneau" w:date="2018-04-17T13:35:00Z"/>
          <w:rFonts w:asciiTheme="minorHAnsi" w:eastAsiaTheme="minorEastAsia" w:hAnsiTheme="minorHAnsi" w:cstheme="minorBidi"/>
          <w:szCs w:val="24"/>
        </w:rPr>
      </w:pPr>
      <w:ins w:id="81" w:author="Lizzie Charbonneau" w:date="2018-04-17T13:35:00Z">
        <w:r w:rsidRPr="0036181D">
          <w:rPr>
            <w:rStyle w:val="Hyperlink"/>
          </w:rPr>
          <w:fldChar w:fldCharType="begin"/>
        </w:r>
        <w:r w:rsidRPr="0036181D">
          <w:rPr>
            <w:rStyle w:val="Hyperlink"/>
          </w:rPr>
          <w:instrText xml:space="preserve"> </w:instrText>
        </w:r>
        <w:r>
          <w:instrText>HYPERLINK \l "_Toc511735451"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4.3</w:t>
        </w:r>
        <w:r>
          <w:rPr>
            <w:rFonts w:asciiTheme="minorHAnsi" w:eastAsiaTheme="minorEastAsia" w:hAnsiTheme="minorHAnsi" w:cstheme="minorBidi"/>
            <w:szCs w:val="24"/>
          </w:rPr>
          <w:tab/>
        </w:r>
        <w:r w:rsidRPr="0036181D">
          <w:rPr>
            <w:rStyle w:val="Hyperlink"/>
          </w:rPr>
          <w:t>Creating a New Test Record</w:t>
        </w:r>
        <w:r>
          <w:rPr>
            <w:webHidden/>
          </w:rPr>
          <w:tab/>
        </w:r>
        <w:r>
          <w:rPr>
            <w:webHidden/>
          </w:rPr>
          <w:fldChar w:fldCharType="begin"/>
        </w:r>
        <w:r>
          <w:rPr>
            <w:webHidden/>
          </w:rPr>
          <w:instrText xml:space="preserve"> PAGEREF _Toc511735451 \h </w:instrText>
        </w:r>
        <w:r>
          <w:rPr>
            <w:webHidden/>
          </w:rPr>
        </w:r>
      </w:ins>
      <w:r>
        <w:rPr>
          <w:webHidden/>
        </w:rPr>
        <w:fldChar w:fldCharType="separate"/>
      </w:r>
      <w:ins w:id="82" w:author="Lizzie Charbonneau" w:date="2018-04-17T13:35:00Z">
        <w:r>
          <w:rPr>
            <w:webHidden/>
          </w:rPr>
          <w:t>14</w:t>
        </w:r>
        <w:r>
          <w:rPr>
            <w:webHidden/>
          </w:rPr>
          <w:fldChar w:fldCharType="end"/>
        </w:r>
        <w:r w:rsidRPr="0036181D">
          <w:rPr>
            <w:rStyle w:val="Hyperlink"/>
          </w:rPr>
          <w:fldChar w:fldCharType="end"/>
        </w:r>
      </w:ins>
    </w:p>
    <w:p w14:paraId="70E6B33F" w14:textId="40BCBBFE" w:rsidR="00F97739" w:rsidRDefault="00F97739">
      <w:pPr>
        <w:pStyle w:val="TOC2"/>
        <w:rPr>
          <w:ins w:id="83" w:author="Lizzie Charbonneau" w:date="2018-04-17T13:35:00Z"/>
          <w:rFonts w:asciiTheme="minorHAnsi" w:eastAsiaTheme="minorEastAsia" w:hAnsiTheme="minorHAnsi" w:cstheme="minorBidi"/>
          <w:szCs w:val="24"/>
        </w:rPr>
      </w:pPr>
      <w:ins w:id="84" w:author="Lizzie Charbonneau" w:date="2018-04-17T13:35:00Z">
        <w:r w:rsidRPr="0036181D">
          <w:rPr>
            <w:rStyle w:val="Hyperlink"/>
          </w:rPr>
          <w:fldChar w:fldCharType="begin"/>
        </w:r>
        <w:r w:rsidRPr="0036181D">
          <w:rPr>
            <w:rStyle w:val="Hyperlink"/>
          </w:rPr>
          <w:instrText xml:space="preserve"> </w:instrText>
        </w:r>
        <w:r>
          <w:instrText>HYPERLINK \l "_Toc511735452"</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4.4</w:t>
        </w:r>
        <w:r>
          <w:rPr>
            <w:rFonts w:asciiTheme="minorHAnsi" w:eastAsiaTheme="minorEastAsia" w:hAnsiTheme="minorHAnsi" w:cstheme="minorBidi"/>
            <w:szCs w:val="24"/>
          </w:rPr>
          <w:tab/>
        </w:r>
        <w:r w:rsidRPr="0036181D">
          <w:rPr>
            <w:rStyle w:val="Hyperlink"/>
          </w:rPr>
          <w:t>Calculation Results</w:t>
        </w:r>
        <w:r>
          <w:rPr>
            <w:webHidden/>
          </w:rPr>
          <w:tab/>
        </w:r>
        <w:r>
          <w:rPr>
            <w:webHidden/>
          </w:rPr>
          <w:fldChar w:fldCharType="begin"/>
        </w:r>
        <w:r>
          <w:rPr>
            <w:webHidden/>
          </w:rPr>
          <w:instrText xml:space="preserve"> PAGEREF _Toc511735452 \h </w:instrText>
        </w:r>
        <w:r>
          <w:rPr>
            <w:webHidden/>
          </w:rPr>
        </w:r>
      </w:ins>
      <w:r>
        <w:rPr>
          <w:webHidden/>
        </w:rPr>
        <w:fldChar w:fldCharType="separate"/>
      </w:r>
      <w:ins w:id="85" w:author="Lizzie Charbonneau" w:date="2018-04-17T13:35:00Z">
        <w:r>
          <w:rPr>
            <w:webHidden/>
          </w:rPr>
          <w:t>15</w:t>
        </w:r>
        <w:r>
          <w:rPr>
            <w:webHidden/>
          </w:rPr>
          <w:fldChar w:fldCharType="end"/>
        </w:r>
        <w:r w:rsidRPr="0036181D">
          <w:rPr>
            <w:rStyle w:val="Hyperlink"/>
          </w:rPr>
          <w:fldChar w:fldCharType="end"/>
        </w:r>
      </w:ins>
    </w:p>
    <w:p w14:paraId="5D776641" w14:textId="7AE1C840" w:rsidR="00F97739" w:rsidRDefault="00F97739">
      <w:pPr>
        <w:pStyle w:val="TOC2"/>
        <w:rPr>
          <w:ins w:id="86" w:author="Lizzie Charbonneau" w:date="2018-04-17T13:35:00Z"/>
          <w:rFonts w:asciiTheme="minorHAnsi" w:eastAsiaTheme="minorEastAsia" w:hAnsiTheme="minorHAnsi" w:cstheme="minorBidi"/>
          <w:szCs w:val="24"/>
        </w:rPr>
      </w:pPr>
      <w:ins w:id="87" w:author="Lizzie Charbonneau" w:date="2018-04-17T13:35:00Z">
        <w:r w:rsidRPr="0036181D">
          <w:rPr>
            <w:rStyle w:val="Hyperlink"/>
          </w:rPr>
          <w:fldChar w:fldCharType="begin"/>
        </w:r>
        <w:r w:rsidRPr="0036181D">
          <w:rPr>
            <w:rStyle w:val="Hyperlink"/>
          </w:rPr>
          <w:instrText xml:space="preserve"> </w:instrText>
        </w:r>
        <w:r>
          <w:instrText>HYPERLINK \l "_Toc511735453"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4.5</w:t>
        </w:r>
        <w:r>
          <w:rPr>
            <w:rFonts w:asciiTheme="minorHAnsi" w:eastAsiaTheme="minorEastAsia" w:hAnsiTheme="minorHAnsi" w:cstheme="minorBidi"/>
            <w:szCs w:val="24"/>
          </w:rPr>
          <w:tab/>
        </w:r>
        <w:r w:rsidRPr="0036181D">
          <w:rPr>
            <w:rStyle w:val="Hyperlink"/>
          </w:rPr>
          <w:t>Editing a Test Record</w:t>
        </w:r>
        <w:r>
          <w:rPr>
            <w:webHidden/>
          </w:rPr>
          <w:tab/>
        </w:r>
        <w:r>
          <w:rPr>
            <w:webHidden/>
          </w:rPr>
          <w:fldChar w:fldCharType="begin"/>
        </w:r>
        <w:r>
          <w:rPr>
            <w:webHidden/>
          </w:rPr>
          <w:instrText xml:space="preserve"> PAGEREF _Toc511735453 \h </w:instrText>
        </w:r>
        <w:r>
          <w:rPr>
            <w:webHidden/>
          </w:rPr>
        </w:r>
      </w:ins>
      <w:r>
        <w:rPr>
          <w:webHidden/>
        </w:rPr>
        <w:fldChar w:fldCharType="separate"/>
      </w:r>
      <w:ins w:id="88" w:author="Lizzie Charbonneau" w:date="2018-04-17T13:35:00Z">
        <w:r>
          <w:rPr>
            <w:webHidden/>
          </w:rPr>
          <w:t>16</w:t>
        </w:r>
        <w:r>
          <w:rPr>
            <w:webHidden/>
          </w:rPr>
          <w:fldChar w:fldCharType="end"/>
        </w:r>
        <w:r w:rsidRPr="0036181D">
          <w:rPr>
            <w:rStyle w:val="Hyperlink"/>
          </w:rPr>
          <w:fldChar w:fldCharType="end"/>
        </w:r>
      </w:ins>
    </w:p>
    <w:p w14:paraId="489ABAE2" w14:textId="5161174C" w:rsidR="00F97739" w:rsidRDefault="00F97739">
      <w:pPr>
        <w:pStyle w:val="TOC2"/>
        <w:rPr>
          <w:ins w:id="89" w:author="Lizzie Charbonneau" w:date="2018-04-17T13:35:00Z"/>
          <w:rFonts w:asciiTheme="minorHAnsi" w:eastAsiaTheme="minorEastAsia" w:hAnsiTheme="minorHAnsi" w:cstheme="minorBidi"/>
          <w:szCs w:val="24"/>
        </w:rPr>
      </w:pPr>
      <w:ins w:id="90" w:author="Lizzie Charbonneau" w:date="2018-04-17T13:35:00Z">
        <w:r w:rsidRPr="0036181D">
          <w:rPr>
            <w:rStyle w:val="Hyperlink"/>
          </w:rPr>
          <w:fldChar w:fldCharType="begin"/>
        </w:r>
        <w:r w:rsidRPr="0036181D">
          <w:rPr>
            <w:rStyle w:val="Hyperlink"/>
          </w:rPr>
          <w:instrText xml:space="preserve"> </w:instrText>
        </w:r>
        <w:r>
          <w:instrText>HYPERLINK \l "_Toc511735454"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4.6</w:t>
        </w:r>
        <w:r>
          <w:rPr>
            <w:rFonts w:asciiTheme="minorHAnsi" w:eastAsiaTheme="minorEastAsia" w:hAnsiTheme="minorHAnsi" w:cstheme="minorBidi"/>
            <w:szCs w:val="24"/>
          </w:rPr>
          <w:tab/>
        </w:r>
        <w:r w:rsidRPr="0036181D">
          <w:rPr>
            <w:rStyle w:val="Hyperlink"/>
          </w:rPr>
          <w:t>Cloning a Test Record</w:t>
        </w:r>
        <w:r>
          <w:rPr>
            <w:webHidden/>
          </w:rPr>
          <w:tab/>
        </w:r>
        <w:r>
          <w:rPr>
            <w:webHidden/>
          </w:rPr>
          <w:fldChar w:fldCharType="begin"/>
        </w:r>
        <w:r>
          <w:rPr>
            <w:webHidden/>
          </w:rPr>
          <w:instrText xml:space="preserve"> PAGEREF _Toc511735454 \h </w:instrText>
        </w:r>
        <w:r>
          <w:rPr>
            <w:webHidden/>
          </w:rPr>
        </w:r>
      </w:ins>
      <w:r>
        <w:rPr>
          <w:webHidden/>
        </w:rPr>
        <w:fldChar w:fldCharType="separate"/>
      </w:r>
      <w:ins w:id="91" w:author="Lizzie Charbonneau" w:date="2018-04-17T13:35:00Z">
        <w:r>
          <w:rPr>
            <w:webHidden/>
          </w:rPr>
          <w:t>17</w:t>
        </w:r>
        <w:r>
          <w:rPr>
            <w:webHidden/>
          </w:rPr>
          <w:fldChar w:fldCharType="end"/>
        </w:r>
        <w:r w:rsidRPr="0036181D">
          <w:rPr>
            <w:rStyle w:val="Hyperlink"/>
          </w:rPr>
          <w:fldChar w:fldCharType="end"/>
        </w:r>
      </w:ins>
    </w:p>
    <w:p w14:paraId="73003FD3" w14:textId="5BDC42E9" w:rsidR="00F97739" w:rsidRDefault="00F97739">
      <w:pPr>
        <w:pStyle w:val="TOC2"/>
        <w:rPr>
          <w:ins w:id="92" w:author="Lizzie Charbonneau" w:date="2018-04-17T13:35:00Z"/>
          <w:rFonts w:asciiTheme="minorHAnsi" w:eastAsiaTheme="minorEastAsia" w:hAnsiTheme="minorHAnsi" w:cstheme="minorBidi"/>
          <w:szCs w:val="24"/>
        </w:rPr>
      </w:pPr>
      <w:ins w:id="93" w:author="Lizzie Charbonneau" w:date="2018-04-17T13:35:00Z">
        <w:r w:rsidRPr="0036181D">
          <w:rPr>
            <w:rStyle w:val="Hyperlink"/>
          </w:rPr>
          <w:fldChar w:fldCharType="begin"/>
        </w:r>
        <w:r w:rsidRPr="0036181D">
          <w:rPr>
            <w:rStyle w:val="Hyperlink"/>
          </w:rPr>
          <w:instrText xml:space="preserve"> </w:instrText>
        </w:r>
        <w:r>
          <w:instrText>HYPERLINK \l "_Toc511735455"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4.7</w:t>
        </w:r>
        <w:r>
          <w:rPr>
            <w:rFonts w:asciiTheme="minorHAnsi" w:eastAsiaTheme="minorEastAsia" w:hAnsiTheme="minorHAnsi" w:cstheme="minorBidi"/>
            <w:szCs w:val="24"/>
          </w:rPr>
          <w:tab/>
        </w:r>
        <w:r w:rsidRPr="0036181D">
          <w:rPr>
            <w:rStyle w:val="Hyperlink"/>
          </w:rPr>
          <w:t>Deleting a Test Record</w:t>
        </w:r>
        <w:r>
          <w:rPr>
            <w:webHidden/>
          </w:rPr>
          <w:tab/>
        </w:r>
        <w:r>
          <w:rPr>
            <w:webHidden/>
          </w:rPr>
          <w:fldChar w:fldCharType="begin"/>
        </w:r>
        <w:r>
          <w:rPr>
            <w:webHidden/>
          </w:rPr>
          <w:instrText xml:space="preserve"> PAGEREF _Toc511735455 \h </w:instrText>
        </w:r>
        <w:r>
          <w:rPr>
            <w:webHidden/>
          </w:rPr>
        </w:r>
      </w:ins>
      <w:r>
        <w:rPr>
          <w:webHidden/>
        </w:rPr>
        <w:fldChar w:fldCharType="separate"/>
      </w:r>
      <w:ins w:id="94" w:author="Lizzie Charbonneau" w:date="2018-04-17T13:35:00Z">
        <w:r>
          <w:rPr>
            <w:webHidden/>
          </w:rPr>
          <w:t>17</w:t>
        </w:r>
        <w:r>
          <w:rPr>
            <w:webHidden/>
          </w:rPr>
          <w:fldChar w:fldCharType="end"/>
        </w:r>
        <w:r w:rsidRPr="0036181D">
          <w:rPr>
            <w:rStyle w:val="Hyperlink"/>
          </w:rPr>
          <w:fldChar w:fldCharType="end"/>
        </w:r>
      </w:ins>
    </w:p>
    <w:p w14:paraId="6B9D65AE" w14:textId="04728214" w:rsidR="00F97739" w:rsidRDefault="00F97739">
      <w:pPr>
        <w:pStyle w:val="TOC2"/>
        <w:rPr>
          <w:ins w:id="95" w:author="Lizzie Charbonneau" w:date="2018-04-17T13:35:00Z"/>
          <w:rFonts w:asciiTheme="minorHAnsi" w:eastAsiaTheme="minorEastAsia" w:hAnsiTheme="minorHAnsi" w:cstheme="minorBidi"/>
          <w:szCs w:val="24"/>
        </w:rPr>
      </w:pPr>
      <w:ins w:id="96" w:author="Lizzie Charbonneau" w:date="2018-04-17T13:35:00Z">
        <w:r w:rsidRPr="0036181D">
          <w:rPr>
            <w:rStyle w:val="Hyperlink"/>
          </w:rPr>
          <w:fldChar w:fldCharType="begin"/>
        </w:r>
        <w:r w:rsidRPr="0036181D">
          <w:rPr>
            <w:rStyle w:val="Hyperlink"/>
          </w:rPr>
          <w:instrText xml:space="preserve"> </w:instrText>
        </w:r>
        <w:r>
          <w:instrText>HYPERLINK \l "_Toc511735456"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4.8</w:t>
        </w:r>
        <w:r>
          <w:rPr>
            <w:rFonts w:asciiTheme="minorHAnsi" w:eastAsiaTheme="minorEastAsia" w:hAnsiTheme="minorHAnsi" w:cstheme="minorBidi"/>
            <w:szCs w:val="24"/>
          </w:rPr>
          <w:tab/>
        </w:r>
        <w:r w:rsidRPr="0036181D">
          <w:rPr>
            <w:rStyle w:val="Hyperlink"/>
          </w:rPr>
          <w:t>Updating a Measure</w:t>
        </w:r>
        <w:r>
          <w:rPr>
            <w:webHidden/>
          </w:rPr>
          <w:tab/>
        </w:r>
        <w:r>
          <w:rPr>
            <w:webHidden/>
          </w:rPr>
          <w:fldChar w:fldCharType="begin"/>
        </w:r>
        <w:r>
          <w:rPr>
            <w:webHidden/>
          </w:rPr>
          <w:instrText xml:space="preserve"> PAGEREF _Toc511735456 \h </w:instrText>
        </w:r>
        <w:r>
          <w:rPr>
            <w:webHidden/>
          </w:rPr>
        </w:r>
      </w:ins>
      <w:r>
        <w:rPr>
          <w:webHidden/>
        </w:rPr>
        <w:fldChar w:fldCharType="separate"/>
      </w:r>
      <w:ins w:id="97" w:author="Lizzie Charbonneau" w:date="2018-04-17T13:35:00Z">
        <w:r>
          <w:rPr>
            <w:webHidden/>
          </w:rPr>
          <w:t>17</w:t>
        </w:r>
        <w:r>
          <w:rPr>
            <w:webHidden/>
          </w:rPr>
          <w:fldChar w:fldCharType="end"/>
        </w:r>
        <w:r w:rsidRPr="0036181D">
          <w:rPr>
            <w:rStyle w:val="Hyperlink"/>
          </w:rPr>
          <w:fldChar w:fldCharType="end"/>
        </w:r>
      </w:ins>
    </w:p>
    <w:p w14:paraId="1052B0EF" w14:textId="51BFEF63" w:rsidR="00F97739" w:rsidRDefault="00F97739">
      <w:pPr>
        <w:pStyle w:val="TOC2"/>
        <w:rPr>
          <w:ins w:id="98" w:author="Lizzie Charbonneau" w:date="2018-04-17T13:35:00Z"/>
          <w:rFonts w:asciiTheme="minorHAnsi" w:eastAsiaTheme="minorEastAsia" w:hAnsiTheme="minorHAnsi" w:cstheme="minorBidi"/>
          <w:szCs w:val="24"/>
        </w:rPr>
      </w:pPr>
      <w:ins w:id="99" w:author="Lizzie Charbonneau" w:date="2018-04-17T13:35:00Z">
        <w:r w:rsidRPr="0036181D">
          <w:rPr>
            <w:rStyle w:val="Hyperlink"/>
          </w:rPr>
          <w:fldChar w:fldCharType="begin"/>
        </w:r>
        <w:r w:rsidRPr="0036181D">
          <w:rPr>
            <w:rStyle w:val="Hyperlink"/>
          </w:rPr>
          <w:instrText xml:space="preserve"> </w:instrText>
        </w:r>
        <w:r>
          <w:instrText>HYPERLINK \l "_Toc511735457"</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4.9</w:t>
        </w:r>
        <w:r>
          <w:rPr>
            <w:rFonts w:asciiTheme="minorHAnsi" w:eastAsiaTheme="minorEastAsia" w:hAnsiTheme="minorHAnsi" w:cstheme="minorBidi"/>
            <w:szCs w:val="24"/>
          </w:rPr>
          <w:tab/>
        </w:r>
        <w:r w:rsidRPr="0036181D">
          <w:rPr>
            <w:rStyle w:val="Hyperlink"/>
          </w:rPr>
          <w:t>Deleting a Measure</w:t>
        </w:r>
        <w:r>
          <w:rPr>
            <w:webHidden/>
          </w:rPr>
          <w:tab/>
        </w:r>
        <w:r>
          <w:rPr>
            <w:webHidden/>
          </w:rPr>
          <w:fldChar w:fldCharType="begin"/>
        </w:r>
        <w:r>
          <w:rPr>
            <w:webHidden/>
          </w:rPr>
          <w:instrText xml:space="preserve"> PAGEREF _Toc511735457 \h </w:instrText>
        </w:r>
        <w:r>
          <w:rPr>
            <w:webHidden/>
          </w:rPr>
        </w:r>
      </w:ins>
      <w:r>
        <w:rPr>
          <w:webHidden/>
        </w:rPr>
        <w:fldChar w:fldCharType="separate"/>
      </w:r>
      <w:ins w:id="100" w:author="Lizzie Charbonneau" w:date="2018-04-17T13:35:00Z">
        <w:r>
          <w:rPr>
            <w:webHidden/>
          </w:rPr>
          <w:t>17</w:t>
        </w:r>
        <w:r>
          <w:rPr>
            <w:webHidden/>
          </w:rPr>
          <w:fldChar w:fldCharType="end"/>
        </w:r>
        <w:r w:rsidRPr="0036181D">
          <w:rPr>
            <w:rStyle w:val="Hyperlink"/>
          </w:rPr>
          <w:fldChar w:fldCharType="end"/>
        </w:r>
      </w:ins>
    </w:p>
    <w:p w14:paraId="4F5A89E1" w14:textId="47A327BF" w:rsidR="00F97739" w:rsidRDefault="00F97739">
      <w:pPr>
        <w:pStyle w:val="TOC1"/>
        <w:rPr>
          <w:ins w:id="101" w:author="Lizzie Charbonneau" w:date="2018-04-17T13:35:00Z"/>
          <w:rFonts w:asciiTheme="minorHAnsi" w:eastAsiaTheme="minorEastAsia" w:hAnsiTheme="minorHAnsi" w:cstheme="minorBidi"/>
          <w:b w:val="0"/>
          <w:sz w:val="24"/>
          <w:szCs w:val="24"/>
        </w:rPr>
      </w:pPr>
      <w:ins w:id="102" w:author="Lizzie Charbonneau" w:date="2018-04-17T13:35:00Z">
        <w:r w:rsidRPr="0036181D">
          <w:rPr>
            <w:rStyle w:val="Hyperlink"/>
          </w:rPr>
          <w:fldChar w:fldCharType="begin"/>
        </w:r>
        <w:r w:rsidRPr="0036181D">
          <w:rPr>
            <w:rStyle w:val="Hyperlink"/>
          </w:rPr>
          <w:instrText xml:space="preserve"> </w:instrText>
        </w:r>
        <w:r>
          <w:instrText>HYPERLINK \l "_Toc511735458"</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w:t>
        </w:r>
        <w:r>
          <w:rPr>
            <w:rFonts w:asciiTheme="minorHAnsi" w:eastAsiaTheme="minorEastAsia" w:hAnsiTheme="minorHAnsi" w:cstheme="minorBidi"/>
            <w:b w:val="0"/>
            <w:sz w:val="24"/>
            <w:szCs w:val="24"/>
          </w:rPr>
          <w:tab/>
        </w:r>
        <w:r w:rsidRPr="0036181D">
          <w:rPr>
            <w:rStyle w:val="Hyperlink"/>
          </w:rPr>
          <w:t>Building a Patient Test Record</w:t>
        </w:r>
        <w:r>
          <w:rPr>
            <w:webHidden/>
          </w:rPr>
          <w:tab/>
        </w:r>
        <w:r>
          <w:rPr>
            <w:webHidden/>
          </w:rPr>
          <w:fldChar w:fldCharType="begin"/>
        </w:r>
        <w:r>
          <w:rPr>
            <w:webHidden/>
          </w:rPr>
          <w:instrText xml:space="preserve"> PAGEREF _Toc511735458 \h </w:instrText>
        </w:r>
        <w:r>
          <w:rPr>
            <w:webHidden/>
          </w:rPr>
        </w:r>
      </w:ins>
      <w:r>
        <w:rPr>
          <w:webHidden/>
        </w:rPr>
        <w:fldChar w:fldCharType="separate"/>
      </w:r>
      <w:ins w:id="103" w:author="Lizzie Charbonneau" w:date="2018-04-17T13:35:00Z">
        <w:r>
          <w:rPr>
            <w:webHidden/>
          </w:rPr>
          <w:t>18</w:t>
        </w:r>
        <w:r>
          <w:rPr>
            <w:webHidden/>
          </w:rPr>
          <w:fldChar w:fldCharType="end"/>
        </w:r>
        <w:r w:rsidRPr="0036181D">
          <w:rPr>
            <w:rStyle w:val="Hyperlink"/>
          </w:rPr>
          <w:fldChar w:fldCharType="end"/>
        </w:r>
      </w:ins>
    </w:p>
    <w:p w14:paraId="5F685A66" w14:textId="54228A71" w:rsidR="00F97739" w:rsidRDefault="00F97739">
      <w:pPr>
        <w:pStyle w:val="TOC2"/>
        <w:rPr>
          <w:ins w:id="104" w:author="Lizzie Charbonneau" w:date="2018-04-17T13:35:00Z"/>
          <w:rFonts w:asciiTheme="minorHAnsi" w:eastAsiaTheme="minorEastAsia" w:hAnsiTheme="minorHAnsi" w:cstheme="minorBidi"/>
          <w:szCs w:val="24"/>
        </w:rPr>
      </w:pPr>
      <w:ins w:id="105" w:author="Lizzie Charbonneau" w:date="2018-04-17T13:35:00Z">
        <w:r w:rsidRPr="0036181D">
          <w:rPr>
            <w:rStyle w:val="Hyperlink"/>
          </w:rPr>
          <w:fldChar w:fldCharType="begin"/>
        </w:r>
        <w:r w:rsidRPr="0036181D">
          <w:rPr>
            <w:rStyle w:val="Hyperlink"/>
          </w:rPr>
          <w:instrText xml:space="preserve"> </w:instrText>
        </w:r>
        <w:r>
          <w:instrText>HYPERLINK \l "_Toc511735459"</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5.1</w:t>
        </w:r>
        <w:r>
          <w:rPr>
            <w:rFonts w:asciiTheme="minorHAnsi" w:eastAsiaTheme="minorEastAsia" w:hAnsiTheme="minorHAnsi" w:cstheme="minorBidi"/>
            <w:szCs w:val="24"/>
          </w:rPr>
          <w:tab/>
        </w:r>
        <w:r w:rsidRPr="0036181D">
          <w:rPr>
            <w:rStyle w:val="Hyperlink"/>
          </w:rPr>
          <w:t>Overview</w:t>
        </w:r>
        <w:r>
          <w:rPr>
            <w:webHidden/>
          </w:rPr>
          <w:tab/>
        </w:r>
        <w:r>
          <w:rPr>
            <w:webHidden/>
          </w:rPr>
          <w:fldChar w:fldCharType="begin"/>
        </w:r>
        <w:r>
          <w:rPr>
            <w:webHidden/>
          </w:rPr>
          <w:instrText xml:space="preserve"> PAGEREF _Toc511735459 \h </w:instrText>
        </w:r>
        <w:r>
          <w:rPr>
            <w:webHidden/>
          </w:rPr>
        </w:r>
      </w:ins>
      <w:r>
        <w:rPr>
          <w:webHidden/>
        </w:rPr>
        <w:fldChar w:fldCharType="separate"/>
      </w:r>
      <w:ins w:id="106" w:author="Lizzie Charbonneau" w:date="2018-04-17T13:35:00Z">
        <w:r>
          <w:rPr>
            <w:webHidden/>
          </w:rPr>
          <w:t>18</w:t>
        </w:r>
        <w:r>
          <w:rPr>
            <w:webHidden/>
          </w:rPr>
          <w:fldChar w:fldCharType="end"/>
        </w:r>
        <w:r w:rsidRPr="0036181D">
          <w:rPr>
            <w:rStyle w:val="Hyperlink"/>
          </w:rPr>
          <w:fldChar w:fldCharType="end"/>
        </w:r>
      </w:ins>
    </w:p>
    <w:p w14:paraId="4160D6D8" w14:textId="0BB67E13" w:rsidR="00F97739" w:rsidRDefault="00F97739">
      <w:pPr>
        <w:pStyle w:val="TOC2"/>
        <w:rPr>
          <w:ins w:id="107" w:author="Lizzie Charbonneau" w:date="2018-04-17T13:35:00Z"/>
          <w:rFonts w:asciiTheme="minorHAnsi" w:eastAsiaTheme="minorEastAsia" w:hAnsiTheme="minorHAnsi" w:cstheme="minorBidi"/>
          <w:szCs w:val="24"/>
        </w:rPr>
      </w:pPr>
      <w:ins w:id="108" w:author="Lizzie Charbonneau" w:date="2018-04-17T13:35:00Z">
        <w:r w:rsidRPr="0036181D">
          <w:rPr>
            <w:rStyle w:val="Hyperlink"/>
          </w:rPr>
          <w:fldChar w:fldCharType="begin"/>
        </w:r>
        <w:r w:rsidRPr="0036181D">
          <w:rPr>
            <w:rStyle w:val="Hyperlink"/>
          </w:rPr>
          <w:instrText xml:space="preserve"> </w:instrText>
        </w:r>
        <w:r>
          <w:instrText>HYPERLINK \l "_Toc511735460"</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5.2</w:t>
        </w:r>
        <w:r>
          <w:rPr>
            <w:rFonts w:asciiTheme="minorHAnsi" w:eastAsiaTheme="minorEastAsia" w:hAnsiTheme="minorHAnsi" w:cstheme="minorBidi"/>
            <w:szCs w:val="24"/>
          </w:rPr>
          <w:tab/>
        </w:r>
        <w:r w:rsidRPr="0036181D">
          <w:rPr>
            <w:rStyle w:val="Hyperlink"/>
          </w:rPr>
          <w:t>Building a Synthetic Patient</w:t>
        </w:r>
        <w:r>
          <w:rPr>
            <w:webHidden/>
          </w:rPr>
          <w:tab/>
        </w:r>
        <w:r>
          <w:rPr>
            <w:webHidden/>
          </w:rPr>
          <w:fldChar w:fldCharType="begin"/>
        </w:r>
        <w:r>
          <w:rPr>
            <w:webHidden/>
          </w:rPr>
          <w:instrText xml:space="preserve"> PAGEREF _Toc511735460 \h </w:instrText>
        </w:r>
        <w:r>
          <w:rPr>
            <w:webHidden/>
          </w:rPr>
        </w:r>
      </w:ins>
      <w:r>
        <w:rPr>
          <w:webHidden/>
        </w:rPr>
        <w:fldChar w:fldCharType="separate"/>
      </w:r>
      <w:ins w:id="109" w:author="Lizzie Charbonneau" w:date="2018-04-17T13:35:00Z">
        <w:r>
          <w:rPr>
            <w:webHidden/>
          </w:rPr>
          <w:t>19</w:t>
        </w:r>
        <w:r>
          <w:rPr>
            <w:webHidden/>
          </w:rPr>
          <w:fldChar w:fldCharType="end"/>
        </w:r>
        <w:r w:rsidRPr="0036181D">
          <w:rPr>
            <w:rStyle w:val="Hyperlink"/>
          </w:rPr>
          <w:fldChar w:fldCharType="end"/>
        </w:r>
      </w:ins>
    </w:p>
    <w:p w14:paraId="3B1EE380" w14:textId="43120CBF" w:rsidR="00F97739" w:rsidRDefault="00F97739">
      <w:pPr>
        <w:pStyle w:val="TOC2"/>
        <w:rPr>
          <w:ins w:id="110" w:author="Lizzie Charbonneau" w:date="2018-04-17T13:35:00Z"/>
          <w:rFonts w:asciiTheme="minorHAnsi" w:eastAsiaTheme="minorEastAsia" w:hAnsiTheme="minorHAnsi" w:cstheme="minorBidi"/>
          <w:szCs w:val="24"/>
        </w:rPr>
      </w:pPr>
      <w:ins w:id="111" w:author="Lizzie Charbonneau" w:date="2018-04-17T13:35:00Z">
        <w:r w:rsidRPr="0036181D">
          <w:rPr>
            <w:rStyle w:val="Hyperlink"/>
          </w:rPr>
          <w:fldChar w:fldCharType="begin"/>
        </w:r>
        <w:r w:rsidRPr="0036181D">
          <w:rPr>
            <w:rStyle w:val="Hyperlink"/>
          </w:rPr>
          <w:instrText xml:space="preserve"> </w:instrText>
        </w:r>
        <w:r>
          <w:instrText>HYPERLINK \l "_Toc511735461"</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5.3</w:t>
        </w:r>
        <w:r>
          <w:rPr>
            <w:rFonts w:asciiTheme="minorHAnsi" w:eastAsiaTheme="minorEastAsia" w:hAnsiTheme="minorHAnsi" w:cstheme="minorBidi"/>
            <w:szCs w:val="24"/>
          </w:rPr>
          <w:tab/>
        </w:r>
        <w:r w:rsidRPr="0036181D">
          <w:rPr>
            <w:rStyle w:val="Hyperlink"/>
          </w:rPr>
          <w:t>Building the Patient History</w:t>
        </w:r>
        <w:r>
          <w:rPr>
            <w:webHidden/>
          </w:rPr>
          <w:tab/>
        </w:r>
        <w:r>
          <w:rPr>
            <w:webHidden/>
          </w:rPr>
          <w:fldChar w:fldCharType="begin"/>
        </w:r>
        <w:r>
          <w:rPr>
            <w:webHidden/>
          </w:rPr>
          <w:instrText xml:space="preserve"> PAGEREF _Toc511735461 \h </w:instrText>
        </w:r>
        <w:r>
          <w:rPr>
            <w:webHidden/>
          </w:rPr>
        </w:r>
      </w:ins>
      <w:r>
        <w:rPr>
          <w:webHidden/>
        </w:rPr>
        <w:fldChar w:fldCharType="separate"/>
      </w:r>
      <w:ins w:id="112" w:author="Lizzie Charbonneau" w:date="2018-04-17T13:35:00Z">
        <w:r>
          <w:rPr>
            <w:webHidden/>
          </w:rPr>
          <w:t>20</w:t>
        </w:r>
        <w:r>
          <w:rPr>
            <w:webHidden/>
          </w:rPr>
          <w:fldChar w:fldCharType="end"/>
        </w:r>
        <w:r w:rsidRPr="0036181D">
          <w:rPr>
            <w:rStyle w:val="Hyperlink"/>
          </w:rPr>
          <w:fldChar w:fldCharType="end"/>
        </w:r>
      </w:ins>
    </w:p>
    <w:p w14:paraId="2B0A86D5" w14:textId="308D4BDD" w:rsidR="00F97739" w:rsidRDefault="00F97739">
      <w:pPr>
        <w:pStyle w:val="TOC3"/>
        <w:rPr>
          <w:ins w:id="113" w:author="Lizzie Charbonneau" w:date="2018-04-17T13:35:00Z"/>
          <w:rFonts w:asciiTheme="minorHAnsi" w:eastAsiaTheme="minorEastAsia" w:hAnsiTheme="minorHAnsi" w:cstheme="minorBidi"/>
          <w:noProof/>
          <w:szCs w:val="24"/>
        </w:rPr>
      </w:pPr>
      <w:ins w:id="114" w:author="Lizzie Charbonneau" w:date="2018-04-17T13:35:00Z">
        <w:r w:rsidRPr="0036181D">
          <w:rPr>
            <w:rStyle w:val="Hyperlink"/>
            <w:noProof/>
          </w:rPr>
          <w:fldChar w:fldCharType="begin"/>
        </w:r>
        <w:r w:rsidRPr="0036181D">
          <w:rPr>
            <w:rStyle w:val="Hyperlink"/>
            <w:noProof/>
          </w:rPr>
          <w:instrText xml:space="preserve"> </w:instrText>
        </w:r>
        <w:r>
          <w:rPr>
            <w:noProof/>
          </w:rPr>
          <w:instrText>HYPERLINK \l "_Toc511735462"</w:instrText>
        </w:r>
        <w:r w:rsidRPr="0036181D">
          <w:rPr>
            <w:rStyle w:val="Hyperlink"/>
            <w:noProof/>
          </w:rPr>
          <w:instrText xml:space="preserve"> </w:instrText>
        </w:r>
        <w:r w:rsidRPr="0036181D">
          <w:rPr>
            <w:rStyle w:val="Hyperlink"/>
            <w:noProof/>
          </w:rPr>
        </w:r>
        <w:r w:rsidRPr="0036181D">
          <w:rPr>
            <w:rStyle w:val="Hyperlink"/>
            <w:noProof/>
          </w:rPr>
          <w:fldChar w:fldCharType="separate"/>
        </w:r>
        <w:r w:rsidRPr="0036181D">
          <w:rPr>
            <w:rStyle w:val="Hyperlink"/>
            <w:noProof/>
          </w:rPr>
          <w:t>5.3.1</w:t>
        </w:r>
        <w:r>
          <w:rPr>
            <w:rFonts w:asciiTheme="minorHAnsi" w:eastAsiaTheme="minorEastAsia" w:hAnsiTheme="minorHAnsi" w:cstheme="minorBidi"/>
            <w:noProof/>
            <w:szCs w:val="24"/>
          </w:rPr>
          <w:tab/>
        </w:r>
        <w:r w:rsidRPr="0036181D">
          <w:rPr>
            <w:rStyle w:val="Hyperlink"/>
            <w:noProof/>
          </w:rPr>
          <w:t>Patient History Items that Are Related to Past Items</w:t>
        </w:r>
        <w:r>
          <w:rPr>
            <w:noProof/>
            <w:webHidden/>
          </w:rPr>
          <w:tab/>
        </w:r>
        <w:r>
          <w:rPr>
            <w:noProof/>
            <w:webHidden/>
          </w:rPr>
          <w:fldChar w:fldCharType="begin"/>
        </w:r>
        <w:r>
          <w:rPr>
            <w:noProof/>
            <w:webHidden/>
          </w:rPr>
          <w:instrText xml:space="preserve"> PAGEREF _Toc511735462 \h </w:instrText>
        </w:r>
        <w:r>
          <w:rPr>
            <w:noProof/>
            <w:webHidden/>
          </w:rPr>
        </w:r>
      </w:ins>
      <w:r>
        <w:rPr>
          <w:noProof/>
          <w:webHidden/>
        </w:rPr>
        <w:fldChar w:fldCharType="separate"/>
      </w:r>
      <w:ins w:id="115" w:author="Lizzie Charbonneau" w:date="2018-04-17T13:35:00Z">
        <w:r>
          <w:rPr>
            <w:noProof/>
            <w:webHidden/>
          </w:rPr>
          <w:t>22</w:t>
        </w:r>
        <w:r>
          <w:rPr>
            <w:noProof/>
            <w:webHidden/>
          </w:rPr>
          <w:fldChar w:fldCharType="end"/>
        </w:r>
        <w:r w:rsidRPr="0036181D">
          <w:rPr>
            <w:rStyle w:val="Hyperlink"/>
            <w:noProof/>
          </w:rPr>
          <w:fldChar w:fldCharType="end"/>
        </w:r>
      </w:ins>
    </w:p>
    <w:p w14:paraId="4DE37158" w14:textId="490AB653" w:rsidR="00F97739" w:rsidRDefault="00F97739">
      <w:pPr>
        <w:pStyle w:val="TOC2"/>
        <w:rPr>
          <w:ins w:id="116" w:author="Lizzie Charbonneau" w:date="2018-04-17T13:35:00Z"/>
          <w:rFonts w:asciiTheme="minorHAnsi" w:eastAsiaTheme="minorEastAsia" w:hAnsiTheme="minorHAnsi" w:cstheme="minorBidi"/>
          <w:szCs w:val="24"/>
        </w:rPr>
      </w:pPr>
      <w:ins w:id="117" w:author="Lizzie Charbonneau" w:date="2018-04-17T13:35:00Z">
        <w:r w:rsidRPr="0036181D">
          <w:rPr>
            <w:rStyle w:val="Hyperlink"/>
          </w:rPr>
          <w:fldChar w:fldCharType="begin"/>
        </w:r>
        <w:r w:rsidRPr="0036181D">
          <w:rPr>
            <w:rStyle w:val="Hyperlink"/>
          </w:rPr>
          <w:instrText xml:space="preserve"> </w:instrText>
        </w:r>
        <w:r>
          <w:instrText>HYPERLINK \l "_Toc511735463"</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5.4</w:t>
        </w:r>
        <w:r>
          <w:rPr>
            <w:rFonts w:asciiTheme="minorHAnsi" w:eastAsiaTheme="minorEastAsia" w:hAnsiTheme="minorHAnsi" w:cstheme="minorBidi"/>
            <w:szCs w:val="24"/>
          </w:rPr>
          <w:tab/>
        </w:r>
        <w:r w:rsidRPr="0036181D">
          <w:rPr>
            <w:rStyle w:val="Hyperlink"/>
          </w:rPr>
          <w:t>Incremental Calculation</w:t>
        </w:r>
        <w:r>
          <w:rPr>
            <w:webHidden/>
          </w:rPr>
          <w:tab/>
        </w:r>
        <w:r>
          <w:rPr>
            <w:webHidden/>
          </w:rPr>
          <w:fldChar w:fldCharType="begin"/>
        </w:r>
        <w:r>
          <w:rPr>
            <w:webHidden/>
          </w:rPr>
          <w:instrText xml:space="preserve"> PAGEREF _Toc511735463 \h </w:instrText>
        </w:r>
        <w:r>
          <w:rPr>
            <w:webHidden/>
          </w:rPr>
        </w:r>
      </w:ins>
      <w:r>
        <w:rPr>
          <w:webHidden/>
        </w:rPr>
        <w:fldChar w:fldCharType="separate"/>
      </w:r>
      <w:ins w:id="118" w:author="Lizzie Charbonneau" w:date="2018-04-17T13:35:00Z">
        <w:r>
          <w:rPr>
            <w:webHidden/>
          </w:rPr>
          <w:t>22</w:t>
        </w:r>
        <w:r>
          <w:rPr>
            <w:webHidden/>
          </w:rPr>
          <w:fldChar w:fldCharType="end"/>
        </w:r>
        <w:r w:rsidRPr="0036181D">
          <w:rPr>
            <w:rStyle w:val="Hyperlink"/>
          </w:rPr>
          <w:fldChar w:fldCharType="end"/>
        </w:r>
      </w:ins>
    </w:p>
    <w:p w14:paraId="29802040" w14:textId="787B6B83" w:rsidR="00F97739" w:rsidRDefault="00F97739">
      <w:pPr>
        <w:pStyle w:val="TOC1"/>
        <w:rPr>
          <w:ins w:id="119" w:author="Lizzie Charbonneau" w:date="2018-04-17T13:35:00Z"/>
          <w:rFonts w:asciiTheme="minorHAnsi" w:eastAsiaTheme="minorEastAsia" w:hAnsiTheme="minorHAnsi" w:cstheme="minorBidi"/>
          <w:b w:val="0"/>
          <w:sz w:val="24"/>
          <w:szCs w:val="24"/>
        </w:rPr>
      </w:pPr>
      <w:ins w:id="120" w:author="Lizzie Charbonneau" w:date="2018-04-17T13:35:00Z">
        <w:r w:rsidRPr="0036181D">
          <w:rPr>
            <w:rStyle w:val="Hyperlink"/>
          </w:rPr>
          <w:fldChar w:fldCharType="begin"/>
        </w:r>
        <w:r w:rsidRPr="0036181D">
          <w:rPr>
            <w:rStyle w:val="Hyperlink"/>
          </w:rPr>
          <w:instrText xml:space="preserve"> </w:instrText>
        </w:r>
        <w:r>
          <w:instrText>HYPERLINK \l "_Toc511735464"</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6.</w:t>
        </w:r>
        <w:r>
          <w:rPr>
            <w:rFonts w:asciiTheme="minorHAnsi" w:eastAsiaTheme="minorEastAsia" w:hAnsiTheme="minorHAnsi" w:cstheme="minorBidi"/>
            <w:b w:val="0"/>
            <w:sz w:val="24"/>
            <w:szCs w:val="24"/>
          </w:rPr>
          <w:tab/>
        </w:r>
        <w:r w:rsidRPr="0036181D">
          <w:rPr>
            <w:rStyle w:val="Hyperlink"/>
          </w:rPr>
          <w:t>Feedback and Support</w:t>
        </w:r>
        <w:r>
          <w:rPr>
            <w:webHidden/>
          </w:rPr>
          <w:tab/>
        </w:r>
        <w:r>
          <w:rPr>
            <w:webHidden/>
          </w:rPr>
          <w:fldChar w:fldCharType="begin"/>
        </w:r>
        <w:r>
          <w:rPr>
            <w:webHidden/>
          </w:rPr>
          <w:instrText xml:space="preserve"> PAGEREF _Toc511735464 \h </w:instrText>
        </w:r>
        <w:r>
          <w:rPr>
            <w:webHidden/>
          </w:rPr>
        </w:r>
      </w:ins>
      <w:r>
        <w:rPr>
          <w:webHidden/>
        </w:rPr>
        <w:fldChar w:fldCharType="separate"/>
      </w:r>
      <w:ins w:id="121" w:author="Lizzie Charbonneau" w:date="2018-04-17T13:35:00Z">
        <w:r>
          <w:rPr>
            <w:webHidden/>
          </w:rPr>
          <w:t>23</w:t>
        </w:r>
        <w:r>
          <w:rPr>
            <w:webHidden/>
          </w:rPr>
          <w:fldChar w:fldCharType="end"/>
        </w:r>
        <w:r w:rsidRPr="0036181D">
          <w:rPr>
            <w:rStyle w:val="Hyperlink"/>
          </w:rPr>
          <w:fldChar w:fldCharType="end"/>
        </w:r>
      </w:ins>
    </w:p>
    <w:p w14:paraId="33620494" w14:textId="120FEDB8" w:rsidR="00F97739" w:rsidRDefault="00F97739">
      <w:pPr>
        <w:pStyle w:val="TOC1"/>
        <w:rPr>
          <w:ins w:id="122" w:author="Lizzie Charbonneau" w:date="2018-04-17T13:35:00Z"/>
          <w:rFonts w:asciiTheme="minorHAnsi" w:eastAsiaTheme="minorEastAsia" w:hAnsiTheme="minorHAnsi" w:cstheme="minorBidi"/>
          <w:b w:val="0"/>
          <w:sz w:val="24"/>
          <w:szCs w:val="24"/>
        </w:rPr>
      </w:pPr>
      <w:ins w:id="123" w:author="Lizzie Charbonneau" w:date="2018-04-17T13:35:00Z">
        <w:r w:rsidRPr="0036181D">
          <w:rPr>
            <w:rStyle w:val="Hyperlink"/>
          </w:rPr>
          <w:fldChar w:fldCharType="begin"/>
        </w:r>
        <w:r w:rsidRPr="0036181D">
          <w:rPr>
            <w:rStyle w:val="Hyperlink"/>
          </w:rPr>
          <w:instrText xml:space="preserve"> </w:instrText>
        </w:r>
        <w:r>
          <w:instrText>HYPERLINK \l "_Toc511735465"</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7.</w:t>
        </w:r>
        <w:r>
          <w:rPr>
            <w:rFonts w:asciiTheme="minorHAnsi" w:eastAsiaTheme="minorEastAsia" w:hAnsiTheme="minorHAnsi" w:cstheme="minorBidi"/>
            <w:b w:val="0"/>
            <w:sz w:val="24"/>
            <w:szCs w:val="24"/>
          </w:rPr>
          <w:tab/>
        </w:r>
        <w:r w:rsidRPr="0036181D">
          <w:rPr>
            <w:rStyle w:val="Hyperlink"/>
          </w:rPr>
          <w:t>Frequently Asked Questions</w:t>
        </w:r>
        <w:r>
          <w:rPr>
            <w:webHidden/>
          </w:rPr>
          <w:tab/>
        </w:r>
        <w:r>
          <w:rPr>
            <w:webHidden/>
          </w:rPr>
          <w:fldChar w:fldCharType="begin"/>
        </w:r>
        <w:r>
          <w:rPr>
            <w:webHidden/>
          </w:rPr>
          <w:instrText xml:space="preserve"> PAGEREF _Toc511735465 \h </w:instrText>
        </w:r>
        <w:r>
          <w:rPr>
            <w:webHidden/>
          </w:rPr>
        </w:r>
      </w:ins>
      <w:r>
        <w:rPr>
          <w:webHidden/>
        </w:rPr>
        <w:fldChar w:fldCharType="separate"/>
      </w:r>
      <w:ins w:id="124" w:author="Lizzie Charbonneau" w:date="2018-04-17T13:35:00Z">
        <w:r>
          <w:rPr>
            <w:webHidden/>
          </w:rPr>
          <w:t>24</w:t>
        </w:r>
        <w:r>
          <w:rPr>
            <w:webHidden/>
          </w:rPr>
          <w:fldChar w:fldCharType="end"/>
        </w:r>
        <w:r w:rsidRPr="0036181D">
          <w:rPr>
            <w:rStyle w:val="Hyperlink"/>
          </w:rPr>
          <w:fldChar w:fldCharType="end"/>
        </w:r>
      </w:ins>
    </w:p>
    <w:p w14:paraId="525666A0" w14:textId="4F8E9C08" w:rsidR="00F97739" w:rsidRDefault="00F97739">
      <w:pPr>
        <w:pStyle w:val="TOC1"/>
        <w:rPr>
          <w:ins w:id="125" w:author="Lizzie Charbonneau" w:date="2018-04-17T13:35:00Z"/>
          <w:rFonts w:asciiTheme="minorHAnsi" w:eastAsiaTheme="minorEastAsia" w:hAnsiTheme="minorHAnsi" w:cstheme="minorBidi"/>
          <w:b w:val="0"/>
          <w:sz w:val="24"/>
          <w:szCs w:val="24"/>
        </w:rPr>
      </w:pPr>
      <w:ins w:id="126" w:author="Lizzie Charbonneau" w:date="2018-04-17T13:35:00Z">
        <w:r w:rsidRPr="0036181D">
          <w:rPr>
            <w:rStyle w:val="Hyperlink"/>
          </w:rPr>
          <w:fldChar w:fldCharType="begin"/>
        </w:r>
        <w:r w:rsidRPr="0036181D">
          <w:rPr>
            <w:rStyle w:val="Hyperlink"/>
          </w:rPr>
          <w:instrText xml:space="preserve"> </w:instrText>
        </w:r>
        <w:r>
          <w:instrText>HYPERLINK \l "_Toc511735466"</w:instrText>
        </w:r>
        <w:r w:rsidRPr="0036181D">
          <w:rPr>
            <w:rStyle w:val="Hyperlink"/>
          </w:rPr>
          <w:instrText xml:space="preserve"> </w:instrText>
        </w:r>
        <w:r w:rsidRPr="0036181D">
          <w:rPr>
            <w:rStyle w:val="Hyperlink"/>
          </w:rPr>
        </w:r>
        <w:r w:rsidRPr="0036181D">
          <w:rPr>
            <w:rStyle w:val="Hyperlink"/>
          </w:rPr>
          <w:fldChar w:fldCharType="separate"/>
        </w:r>
        <w:r w:rsidRPr="0036181D">
          <w:rPr>
            <w:rStyle w:val="Hyperlink"/>
          </w:rPr>
          <w:t>Acronyms</w:t>
        </w:r>
        <w:r>
          <w:rPr>
            <w:webHidden/>
          </w:rPr>
          <w:tab/>
        </w:r>
        <w:r>
          <w:rPr>
            <w:webHidden/>
          </w:rPr>
          <w:fldChar w:fldCharType="begin"/>
        </w:r>
        <w:r>
          <w:rPr>
            <w:webHidden/>
          </w:rPr>
          <w:instrText xml:space="preserve"> PAGEREF _Toc511735466 \h </w:instrText>
        </w:r>
        <w:r>
          <w:rPr>
            <w:webHidden/>
          </w:rPr>
        </w:r>
      </w:ins>
      <w:r>
        <w:rPr>
          <w:webHidden/>
        </w:rPr>
        <w:fldChar w:fldCharType="separate"/>
      </w:r>
      <w:ins w:id="127" w:author="Lizzie Charbonneau" w:date="2018-04-17T13:35:00Z">
        <w:r>
          <w:rPr>
            <w:webHidden/>
          </w:rPr>
          <w:t>26</w:t>
        </w:r>
        <w:r>
          <w:rPr>
            <w:webHidden/>
          </w:rPr>
          <w:fldChar w:fldCharType="end"/>
        </w:r>
        <w:r w:rsidRPr="0036181D">
          <w:rPr>
            <w:rStyle w:val="Hyperlink"/>
          </w:rPr>
          <w:fldChar w:fldCharType="end"/>
        </w:r>
      </w:ins>
    </w:p>
    <w:p w14:paraId="68E1A5AC" w14:textId="3AC37B40" w:rsidR="00CA2EC7" w:rsidDel="002C6EB8" w:rsidRDefault="00BF4F3D">
      <w:pPr>
        <w:pStyle w:val="TOC1"/>
        <w:rPr>
          <w:del w:id="128" w:author="Lizzie Charbonneau" w:date="2018-04-17T12:41:00Z"/>
          <w:rFonts w:asciiTheme="minorHAnsi" w:eastAsiaTheme="minorEastAsia" w:hAnsiTheme="minorHAnsi" w:cstheme="minorBidi"/>
          <w:b w:val="0"/>
          <w:sz w:val="22"/>
          <w:szCs w:val="22"/>
        </w:rPr>
      </w:pPr>
      <w:del w:id="129" w:author="Lizzie Charbonneau" w:date="2018-04-17T12:41:00Z">
        <w:r w:rsidRPr="002C6EB8" w:rsidDel="002C6EB8">
          <w:rPr>
            <w:rPrChange w:id="130" w:author="Lizzie Charbonneau" w:date="2018-04-17T12:41:00Z">
              <w:rPr>
                <w:rStyle w:val="Hyperlink"/>
              </w:rPr>
            </w:rPrChange>
          </w:rPr>
          <w:delText>1.</w:delText>
        </w:r>
        <w:r w:rsidDel="002C6EB8">
          <w:rPr>
            <w:rFonts w:asciiTheme="minorHAnsi" w:eastAsiaTheme="minorEastAsia" w:hAnsiTheme="minorHAnsi" w:cstheme="minorBidi"/>
            <w:b w:val="0"/>
            <w:sz w:val="22"/>
            <w:szCs w:val="22"/>
          </w:rPr>
          <w:tab/>
        </w:r>
        <w:r w:rsidRPr="002C6EB8" w:rsidDel="002C6EB8">
          <w:rPr>
            <w:rPrChange w:id="131" w:author="Lizzie Charbonneau" w:date="2018-04-17T12:41:00Z">
              <w:rPr>
                <w:rStyle w:val="Hyperlink"/>
              </w:rPr>
            </w:rPrChange>
          </w:rPr>
          <w:delText>Introduction</w:delText>
        </w:r>
        <w:r w:rsidDel="002C6EB8">
          <w:rPr>
            <w:webHidden/>
          </w:rPr>
          <w:tab/>
          <w:delText>1</w:delText>
        </w:r>
      </w:del>
    </w:p>
    <w:p w14:paraId="339DA5DB" w14:textId="77777777" w:rsidR="00CA2EC7" w:rsidDel="002C6EB8" w:rsidRDefault="00BF4F3D">
      <w:pPr>
        <w:pStyle w:val="TOC2"/>
        <w:rPr>
          <w:del w:id="132" w:author="Lizzie Charbonneau" w:date="2018-04-17T12:41:00Z"/>
          <w:rFonts w:asciiTheme="minorHAnsi" w:eastAsiaTheme="minorEastAsia" w:hAnsiTheme="minorHAnsi" w:cstheme="minorBidi"/>
          <w:sz w:val="22"/>
          <w:szCs w:val="22"/>
        </w:rPr>
      </w:pPr>
      <w:del w:id="133" w:author="Lizzie Charbonneau" w:date="2018-04-17T12:41:00Z">
        <w:r w:rsidRPr="002C6EB8" w:rsidDel="002C6EB8">
          <w:rPr>
            <w:rPrChange w:id="134" w:author="Lizzie Charbonneau" w:date="2018-04-17T12:41:00Z">
              <w:rPr>
                <w:rStyle w:val="Hyperlink"/>
              </w:rPr>
            </w:rPrChange>
          </w:rPr>
          <w:delText>1.1</w:delText>
        </w:r>
        <w:r w:rsidDel="002C6EB8">
          <w:rPr>
            <w:rFonts w:asciiTheme="minorHAnsi" w:eastAsiaTheme="minorEastAsia" w:hAnsiTheme="minorHAnsi" w:cstheme="minorBidi"/>
            <w:sz w:val="22"/>
            <w:szCs w:val="22"/>
          </w:rPr>
          <w:tab/>
        </w:r>
        <w:r w:rsidRPr="002C6EB8" w:rsidDel="002C6EB8">
          <w:rPr>
            <w:rPrChange w:id="135" w:author="Lizzie Charbonneau" w:date="2018-04-17T12:41:00Z">
              <w:rPr>
                <w:rStyle w:val="Hyperlink"/>
              </w:rPr>
            </w:rPrChange>
          </w:rPr>
          <w:delText>Background</w:delText>
        </w:r>
        <w:r w:rsidDel="002C6EB8">
          <w:rPr>
            <w:webHidden/>
          </w:rPr>
          <w:tab/>
          <w:delText>1</w:delText>
        </w:r>
      </w:del>
    </w:p>
    <w:p w14:paraId="41F096DA" w14:textId="77777777" w:rsidR="00CA2EC7" w:rsidDel="002C6EB8" w:rsidRDefault="00BF4F3D">
      <w:pPr>
        <w:pStyle w:val="TOC2"/>
        <w:rPr>
          <w:del w:id="136" w:author="Lizzie Charbonneau" w:date="2018-04-17T12:41:00Z"/>
          <w:rFonts w:asciiTheme="minorHAnsi" w:eastAsiaTheme="minorEastAsia" w:hAnsiTheme="minorHAnsi" w:cstheme="minorBidi"/>
          <w:sz w:val="22"/>
          <w:szCs w:val="22"/>
        </w:rPr>
      </w:pPr>
      <w:del w:id="137" w:author="Lizzie Charbonneau" w:date="2018-04-17T12:41:00Z">
        <w:r w:rsidRPr="002C6EB8" w:rsidDel="002C6EB8">
          <w:rPr>
            <w:rPrChange w:id="138" w:author="Lizzie Charbonneau" w:date="2018-04-17T12:41:00Z">
              <w:rPr>
                <w:rStyle w:val="Hyperlink"/>
              </w:rPr>
            </w:rPrChange>
          </w:rPr>
          <w:delText>1.2</w:delText>
        </w:r>
        <w:r w:rsidDel="002C6EB8">
          <w:rPr>
            <w:rFonts w:asciiTheme="minorHAnsi" w:eastAsiaTheme="minorEastAsia" w:hAnsiTheme="minorHAnsi" w:cstheme="minorBidi"/>
            <w:sz w:val="22"/>
            <w:szCs w:val="22"/>
          </w:rPr>
          <w:tab/>
        </w:r>
        <w:r w:rsidRPr="002C6EB8" w:rsidDel="002C6EB8">
          <w:rPr>
            <w:rPrChange w:id="139" w:author="Lizzie Charbonneau" w:date="2018-04-17T12:41:00Z">
              <w:rPr>
                <w:rStyle w:val="Hyperlink"/>
              </w:rPr>
            </w:rPrChange>
          </w:rPr>
          <w:delText>Purpose</w:delText>
        </w:r>
        <w:r w:rsidDel="002C6EB8">
          <w:rPr>
            <w:webHidden/>
          </w:rPr>
          <w:tab/>
          <w:delText>1</w:delText>
        </w:r>
      </w:del>
    </w:p>
    <w:p w14:paraId="45D8104C" w14:textId="77777777" w:rsidR="00CA2EC7" w:rsidDel="002C6EB8" w:rsidRDefault="00BF4F3D">
      <w:pPr>
        <w:pStyle w:val="TOC2"/>
        <w:rPr>
          <w:del w:id="140" w:author="Lizzie Charbonneau" w:date="2018-04-17T12:41:00Z"/>
          <w:rFonts w:asciiTheme="minorHAnsi" w:eastAsiaTheme="minorEastAsia" w:hAnsiTheme="minorHAnsi" w:cstheme="minorBidi"/>
          <w:sz w:val="22"/>
          <w:szCs w:val="22"/>
        </w:rPr>
      </w:pPr>
      <w:del w:id="141" w:author="Lizzie Charbonneau" w:date="2018-04-17T12:41:00Z">
        <w:r w:rsidRPr="002C6EB8" w:rsidDel="002C6EB8">
          <w:rPr>
            <w:rPrChange w:id="142" w:author="Lizzie Charbonneau" w:date="2018-04-17T12:41:00Z">
              <w:rPr>
                <w:rStyle w:val="Hyperlink"/>
              </w:rPr>
            </w:rPrChange>
          </w:rPr>
          <w:delText>1.3</w:delText>
        </w:r>
        <w:r w:rsidDel="002C6EB8">
          <w:rPr>
            <w:rFonts w:asciiTheme="minorHAnsi" w:eastAsiaTheme="minorEastAsia" w:hAnsiTheme="minorHAnsi" w:cstheme="minorBidi"/>
            <w:sz w:val="22"/>
            <w:szCs w:val="22"/>
          </w:rPr>
          <w:tab/>
        </w:r>
        <w:r w:rsidRPr="002C6EB8" w:rsidDel="002C6EB8">
          <w:rPr>
            <w:rPrChange w:id="143" w:author="Lizzie Charbonneau" w:date="2018-04-17T12:41:00Z">
              <w:rPr>
                <w:rStyle w:val="Hyperlink"/>
              </w:rPr>
            </w:rPrChange>
          </w:rPr>
          <w:delText>Application Description</w:delText>
        </w:r>
        <w:r w:rsidDel="002C6EB8">
          <w:rPr>
            <w:webHidden/>
          </w:rPr>
          <w:tab/>
          <w:delText>1</w:delText>
        </w:r>
      </w:del>
    </w:p>
    <w:p w14:paraId="0CF60B0E" w14:textId="77777777" w:rsidR="00CA2EC7" w:rsidDel="002C6EB8" w:rsidRDefault="00BF4F3D">
      <w:pPr>
        <w:pStyle w:val="TOC1"/>
        <w:rPr>
          <w:del w:id="144" w:author="Lizzie Charbonneau" w:date="2018-04-17T12:41:00Z"/>
          <w:rFonts w:asciiTheme="minorHAnsi" w:eastAsiaTheme="minorEastAsia" w:hAnsiTheme="minorHAnsi" w:cstheme="minorBidi"/>
          <w:b w:val="0"/>
          <w:sz w:val="22"/>
          <w:szCs w:val="22"/>
        </w:rPr>
      </w:pPr>
      <w:del w:id="145" w:author="Lizzie Charbonneau" w:date="2018-04-17T12:41:00Z">
        <w:r w:rsidRPr="002C6EB8" w:rsidDel="002C6EB8">
          <w:rPr>
            <w:rPrChange w:id="146" w:author="Lizzie Charbonneau" w:date="2018-04-17T12:41:00Z">
              <w:rPr>
                <w:rStyle w:val="Hyperlink"/>
              </w:rPr>
            </w:rPrChange>
          </w:rPr>
          <w:delText>2.</w:delText>
        </w:r>
        <w:r w:rsidDel="002C6EB8">
          <w:rPr>
            <w:rFonts w:asciiTheme="minorHAnsi" w:eastAsiaTheme="minorEastAsia" w:hAnsiTheme="minorHAnsi" w:cstheme="minorBidi"/>
            <w:b w:val="0"/>
            <w:sz w:val="22"/>
            <w:szCs w:val="22"/>
          </w:rPr>
          <w:tab/>
        </w:r>
        <w:r w:rsidRPr="002C6EB8" w:rsidDel="002C6EB8">
          <w:rPr>
            <w:rPrChange w:id="147" w:author="Lizzie Charbonneau" w:date="2018-04-17T12:41:00Z">
              <w:rPr>
                <w:rStyle w:val="Hyperlink"/>
              </w:rPr>
            </w:rPrChange>
          </w:rPr>
          <w:delText>User Account Creation</w:delText>
        </w:r>
        <w:r w:rsidDel="002C6EB8">
          <w:rPr>
            <w:webHidden/>
          </w:rPr>
          <w:tab/>
          <w:delText>3</w:delText>
        </w:r>
      </w:del>
    </w:p>
    <w:p w14:paraId="5612CA96" w14:textId="77777777" w:rsidR="00CA2EC7" w:rsidDel="002C6EB8" w:rsidRDefault="00BF4F3D">
      <w:pPr>
        <w:pStyle w:val="TOC2"/>
        <w:rPr>
          <w:del w:id="148" w:author="Lizzie Charbonneau" w:date="2018-04-17T12:41:00Z"/>
          <w:rFonts w:asciiTheme="minorHAnsi" w:eastAsiaTheme="minorEastAsia" w:hAnsiTheme="minorHAnsi" w:cstheme="minorBidi"/>
          <w:sz w:val="22"/>
          <w:szCs w:val="22"/>
        </w:rPr>
      </w:pPr>
      <w:del w:id="149" w:author="Lizzie Charbonneau" w:date="2018-04-17T12:41:00Z">
        <w:r w:rsidRPr="002C6EB8" w:rsidDel="002C6EB8">
          <w:rPr>
            <w:rPrChange w:id="150" w:author="Lizzie Charbonneau" w:date="2018-04-17T12:41:00Z">
              <w:rPr>
                <w:rStyle w:val="Hyperlink"/>
              </w:rPr>
            </w:rPrChange>
          </w:rPr>
          <w:delText>2.1</w:delText>
        </w:r>
        <w:r w:rsidDel="002C6EB8">
          <w:rPr>
            <w:rFonts w:asciiTheme="minorHAnsi" w:eastAsiaTheme="minorEastAsia" w:hAnsiTheme="minorHAnsi" w:cstheme="minorBidi"/>
            <w:sz w:val="22"/>
            <w:szCs w:val="22"/>
          </w:rPr>
          <w:tab/>
        </w:r>
        <w:r w:rsidRPr="002C6EB8" w:rsidDel="002C6EB8">
          <w:rPr>
            <w:rPrChange w:id="151" w:author="Lizzie Charbonneau" w:date="2018-04-17T12:41:00Z">
              <w:rPr>
                <w:rStyle w:val="Hyperlink"/>
              </w:rPr>
            </w:rPrChange>
          </w:rPr>
          <w:delText>Login Page</w:delText>
        </w:r>
        <w:r w:rsidDel="002C6EB8">
          <w:rPr>
            <w:webHidden/>
          </w:rPr>
          <w:tab/>
          <w:delText>3</w:delText>
        </w:r>
      </w:del>
    </w:p>
    <w:p w14:paraId="29F2C6AB" w14:textId="77777777" w:rsidR="00CA2EC7" w:rsidDel="002C6EB8" w:rsidRDefault="00BF4F3D">
      <w:pPr>
        <w:pStyle w:val="TOC2"/>
        <w:rPr>
          <w:del w:id="152" w:author="Lizzie Charbonneau" w:date="2018-04-17T12:41:00Z"/>
          <w:rFonts w:asciiTheme="minorHAnsi" w:eastAsiaTheme="minorEastAsia" w:hAnsiTheme="minorHAnsi" w:cstheme="minorBidi"/>
          <w:sz w:val="22"/>
          <w:szCs w:val="22"/>
        </w:rPr>
      </w:pPr>
      <w:del w:id="153" w:author="Lizzie Charbonneau" w:date="2018-04-17T12:41:00Z">
        <w:r w:rsidRPr="002C6EB8" w:rsidDel="002C6EB8">
          <w:rPr>
            <w:rPrChange w:id="154" w:author="Lizzie Charbonneau" w:date="2018-04-17T12:41:00Z">
              <w:rPr>
                <w:rStyle w:val="Hyperlink"/>
              </w:rPr>
            </w:rPrChange>
          </w:rPr>
          <w:delText>2.2</w:delText>
        </w:r>
        <w:r w:rsidDel="002C6EB8">
          <w:rPr>
            <w:rFonts w:asciiTheme="minorHAnsi" w:eastAsiaTheme="minorEastAsia" w:hAnsiTheme="minorHAnsi" w:cstheme="minorBidi"/>
            <w:sz w:val="22"/>
            <w:szCs w:val="22"/>
          </w:rPr>
          <w:tab/>
        </w:r>
        <w:r w:rsidRPr="002C6EB8" w:rsidDel="002C6EB8">
          <w:rPr>
            <w:rPrChange w:id="155" w:author="Lizzie Charbonneau" w:date="2018-04-17T12:41:00Z">
              <w:rPr>
                <w:rStyle w:val="Hyperlink"/>
              </w:rPr>
            </w:rPrChange>
          </w:rPr>
          <w:delText>Creating a New User</w:delText>
        </w:r>
        <w:r w:rsidDel="002C6EB8">
          <w:rPr>
            <w:webHidden/>
          </w:rPr>
          <w:tab/>
          <w:delText>3</w:delText>
        </w:r>
      </w:del>
    </w:p>
    <w:p w14:paraId="61BC505B" w14:textId="77777777" w:rsidR="00CA2EC7" w:rsidDel="002C6EB8" w:rsidRDefault="00BF4F3D">
      <w:pPr>
        <w:pStyle w:val="TOC2"/>
        <w:rPr>
          <w:del w:id="156" w:author="Lizzie Charbonneau" w:date="2018-04-17T12:41:00Z"/>
          <w:rFonts w:asciiTheme="minorHAnsi" w:eastAsiaTheme="minorEastAsia" w:hAnsiTheme="minorHAnsi" w:cstheme="minorBidi"/>
          <w:sz w:val="22"/>
          <w:szCs w:val="22"/>
        </w:rPr>
      </w:pPr>
      <w:del w:id="157" w:author="Lizzie Charbonneau" w:date="2018-04-17T12:41:00Z">
        <w:r w:rsidRPr="002C6EB8" w:rsidDel="002C6EB8">
          <w:rPr>
            <w:rPrChange w:id="158" w:author="Lizzie Charbonneau" w:date="2018-04-17T12:41:00Z">
              <w:rPr>
                <w:rStyle w:val="Hyperlink"/>
              </w:rPr>
            </w:rPrChange>
          </w:rPr>
          <w:delText>2.3</w:delText>
        </w:r>
        <w:r w:rsidDel="002C6EB8">
          <w:rPr>
            <w:rFonts w:asciiTheme="minorHAnsi" w:eastAsiaTheme="minorEastAsia" w:hAnsiTheme="minorHAnsi" w:cstheme="minorBidi"/>
            <w:sz w:val="22"/>
            <w:szCs w:val="22"/>
          </w:rPr>
          <w:tab/>
        </w:r>
        <w:r w:rsidRPr="002C6EB8" w:rsidDel="002C6EB8">
          <w:rPr>
            <w:rPrChange w:id="159" w:author="Lizzie Charbonneau" w:date="2018-04-17T12:41:00Z">
              <w:rPr>
                <w:rStyle w:val="Hyperlink"/>
              </w:rPr>
            </w:rPrChange>
          </w:rPr>
          <w:delText>Resetting a Password</w:delText>
        </w:r>
        <w:r w:rsidDel="002C6EB8">
          <w:rPr>
            <w:webHidden/>
          </w:rPr>
          <w:tab/>
          <w:delText>4</w:delText>
        </w:r>
      </w:del>
    </w:p>
    <w:p w14:paraId="1063A2C8" w14:textId="77777777" w:rsidR="00CA2EC7" w:rsidDel="002C6EB8" w:rsidRDefault="00BF4F3D">
      <w:pPr>
        <w:pStyle w:val="TOC2"/>
        <w:rPr>
          <w:del w:id="160" w:author="Lizzie Charbonneau" w:date="2018-04-17T12:41:00Z"/>
          <w:rFonts w:asciiTheme="minorHAnsi" w:eastAsiaTheme="minorEastAsia" w:hAnsiTheme="minorHAnsi" w:cstheme="minorBidi"/>
          <w:sz w:val="22"/>
          <w:szCs w:val="22"/>
        </w:rPr>
      </w:pPr>
      <w:del w:id="161" w:author="Lizzie Charbonneau" w:date="2018-04-17T12:41:00Z">
        <w:r w:rsidRPr="002C6EB8" w:rsidDel="002C6EB8">
          <w:rPr>
            <w:rPrChange w:id="162" w:author="Lizzie Charbonneau" w:date="2018-04-17T12:41:00Z">
              <w:rPr>
                <w:rStyle w:val="Hyperlink"/>
              </w:rPr>
            </w:rPrChange>
          </w:rPr>
          <w:delText>2.4</w:delText>
        </w:r>
        <w:r w:rsidDel="002C6EB8">
          <w:rPr>
            <w:rFonts w:asciiTheme="minorHAnsi" w:eastAsiaTheme="minorEastAsia" w:hAnsiTheme="minorHAnsi" w:cstheme="minorBidi"/>
            <w:sz w:val="22"/>
            <w:szCs w:val="22"/>
          </w:rPr>
          <w:tab/>
        </w:r>
        <w:r w:rsidRPr="002C6EB8" w:rsidDel="002C6EB8">
          <w:rPr>
            <w:rPrChange w:id="163" w:author="Lizzie Charbonneau" w:date="2018-04-17T12:41:00Z">
              <w:rPr>
                <w:rStyle w:val="Hyperlink"/>
              </w:rPr>
            </w:rPrChange>
          </w:rPr>
          <w:delText>Account Management</w:delText>
        </w:r>
        <w:r w:rsidDel="002C6EB8">
          <w:rPr>
            <w:webHidden/>
          </w:rPr>
          <w:tab/>
          <w:delText>5</w:delText>
        </w:r>
      </w:del>
    </w:p>
    <w:p w14:paraId="59687F76" w14:textId="77777777" w:rsidR="00CA2EC7" w:rsidDel="002C6EB8" w:rsidRDefault="00BF4F3D">
      <w:pPr>
        <w:pStyle w:val="TOC1"/>
        <w:rPr>
          <w:del w:id="164" w:author="Lizzie Charbonneau" w:date="2018-04-17T12:41:00Z"/>
          <w:rFonts w:asciiTheme="minorHAnsi" w:eastAsiaTheme="minorEastAsia" w:hAnsiTheme="minorHAnsi" w:cstheme="minorBidi"/>
          <w:b w:val="0"/>
          <w:sz w:val="22"/>
          <w:szCs w:val="22"/>
        </w:rPr>
      </w:pPr>
      <w:del w:id="165" w:author="Lizzie Charbonneau" w:date="2018-04-17T12:41:00Z">
        <w:r w:rsidRPr="002C6EB8" w:rsidDel="002C6EB8">
          <w:rPr>
            <w:rPrChange w:id="166" w:author="Lizzie Charbonneau" w:date="2018-04-17T12:41:00Z">
              <w:rPr>
                <w:rStyle w:val="Hyperlink"/>
              </w:rPr>
            </w:rPrChange>
          </w:rPr>
          <w:delText>3.</w:delText>
        </w:r>
        <w:r w:rsidDel="002C6EB8">
          <w:rPr>
            <w:rFonts w:asciiTheme="minorHAnsi" w:eastAsiaTheme="minorEastAsia" w:hAnsiTheme="minorHAnsi" w:cstheme="minorBidi"/>
            <w:b w:val="0"/>
            <w:sz w:val="22"/>
            <w:szCs w:val="22"/>
          </w:rPr>
          <w:tab/>
        </w:r>
        <w:r w:rsidRPr="002C6EB8" w:rsidDel="002C6EB8">
          <w:rPr>
            <w:rPrChange w:id="167" w:author="Lizzie Charbonneau" w:date="2018-04-17T12:41:00Z">
              <w:rPr>
                <w:rStyle w:val="Hyperlink"/>
              </w:rPr>
            </w:rPrChange>
          </w:rPr>
          <w:delText>Measure Dashboard</w:delText>
        </w:r>
        <w:r w:rsidDel="002C6EB8">
          <w:rPr>
            <w:webHidden/>
          </w:rPr>
          <w:tab/>
          <w:delText>6</w:delText>
        </w:r>
      </w:del>
    </w:p>
    <w:p w14:paraId="18EEC389" w14:textId="77777777" w:rsidR="00CA2EC7" w:rsidDel="002C6EB8" w:rsidRDefault="00BF4F3D">
      <w:pPr>
        <w:pStyle w:val="TOC2"/>
        <w:rPr>
          <w:del w:id="168" w:author="Lizzie Charbonneau" w:date="2018-04-17T12:41:00Z"/>
          <w:rFonts w:asciiTheme="minorHAnsi" w:eastAsiaTheme="minorEastAsia" w:hAnsiTheme="minorHAnsi" w:cstheme="minorBidi"/>
          <w:sz w:val="22"/>
          <w:szCs w:val="22"/>
        </w:rPr>
      </w:pPr>
      <w:del w:id="169" w:author="Lizzie Charbonneau" w:date="2018-04-17T12:41:00Z">
        <w:r w:rsidRPr="002C6EB8" w:rsidDel="002C6EB8">
          <w:rPr>
            <w:rPrChange w:id="170" w:author="Lizzie Charbonneau" w:date="2018-04-17T12:41:00Z">
              <w:rPr>
                <w:rStyle w:val="Hyperlink"/>
              </w:rPr>
            </w:rPrChange>
          </w:rPr>
          <w:delText>3.1</w:delText>
        </w:r>
        <w:r w:rsidDel="002C6EB8">
          <w:rPr>
            <w:rFonts w:asciiTheme="minorHAnsi" w:eastAsiaTheme="minorEastAsia" w:hAnsiTheme="minorHAnsi" w:cstheme="minorBidi"/>
            <w:sz w:val="22"/>
            <w:szCs w:val="22"/>
          </w:rPr>
          <w:tab/>
        </w:r>
        <w:r w:rsidRPr="002C6EB8" w:rsidDel="002C6EB8">
          <w:rPr>
            <w:rPrChange w:id="171" w:author="Lizzie Charbonneau" w:date="2018-04-17T12:41:00Z">
              <w:rPr>
                <w:rStyle w:val="Hyperlink"/>
              </w:rPr>
            </w:rPrChange>
          </w:rPr>
          <w:delText>Overview</w:delText>
        </w:r>
        <w:r w:rsidDel="002C6EB8">
          <w:rPr>
            <w:webHidden/>
          </w:rPr>
          <w:tab/>
        </w:r>
        <w:r w:rsidDel="002C6EB8">
          <w:rPr>
            <w:webHidden/>
          </w:rPr>
          <w:delText>6</w:delText>
        </w:r>
      </w:del>
    </w:p>
    <w:p w14:paraId="1AD0274D" w14:textId="77777777" w:rsidR="00CA2EC7" w:rsidDel="002C6EB8" w:rsidRDefault="00BF4F3D">
      <w:pPr>
        <w:pStyle w:val="TOC2"/>
        <w:rPr>
          <w:del w:id="172" w:author="Lizzie Charbonneau" w:date="2018-04-17T12:41:00Z"/>
          <w:rFonts w:asciiTheme="minorHAnsi" w:eastAsiaTheme="minorEastAsia" w:hAnsiTheme="minorHAnsi" w:cstheme="minorBidi"/>
          <w:sz w:val="22"/>
          <w:szCs w:val="22"/>
        </w:rPr>
      </w:pPr>
      <w:del w:id="173" w:author="Lizzie Charbonneau" w:date="2018-04-17T12:41:00Z">
        <w:r w:rsidRPr="002C6EB8" w:rsidDel="002C6EB8">
          <w:rPr>
            <w:rPrChange w:id="174" w:author="Lizzie Charbonneau" w:date="2018-04-17T12:41:00Z">
              <w:rPr>
                <w:rStyle w:val="Hyperlink"/>
              </w:rPr>
            </w:rPrChange>
          </w:rPr>
          <w:delText>3.2</w:delText>
        </w:r>
        <w:r w:rsidDel="002C6EB8">
          <w:rPr>
            <w:rFonts w:asciiTheme="minorHAnsi" w:eastAsiaTheme="minorEastAsia" w:hAnsiTheme="minorHAnsi" w:cstheme="minorBidi"/>
            <w:sz w:val="22"/>
            <w:szCs w:val="22"/>
          </w:rPr>
          <w:tab/>
        </w:r>
        <w:r w:rsidRPr="002C6EB8" w:rsidDel="002C6EB8">
          <w:rPr>
            <w:rPrChange w:id="175" w:author="Lizzie Charbonneau" w:date="2018-04-17T12:41:00Z">
              <w:rPr>
                <w:rStyle w:val="Hyperlink"/>
              </w:rPr>
            </w:rPrChange>
          </w:rPr>
          <w:delText>Loading a New Measure</w:delText>
        </w:r>
        <w:r w:rsidDel="002C6EB8">
          <w:rPr>
            <w:webHidden/>
          </w:rPr>
          <w:tab/>
          <w:delText>7</w:delText>
        </w:r>
      </w:del>
    </w:p>
    <w:p w14:paraId="3E808838" w14:textId="77777777" w:rsidR="00CA2EC7" w:rsidDel="002C6EB8" w:rsidRDefault="00BF4F3D">
      <w:pPr>
        <w:pStyle w:val="TOC2"/>
        <w:rPr>
          <w:del w:id="176" w:author="Lizzie Charbonneau" w:date="2018-04-17T12:41:00Z"/>
          <w:rFonts w:asciiTheme="minorHAnsi" w:eastAsiaTheme="minorEastAsia" w:hAnsiTheme="minorHAnsi" w:cstheme="minorBidi"/>
          <w:sz w:val="22"/>
          <w:szCs w:val="22"/>
        </w:rPr>
      </w:pPr>
      <w:del w:id="177" w:author="Lizzie Charbonneau" w:date="2018-04-17T12:41:00Z">
        <w:r w:rsidRPr="002C6EB8" w:rsidDel="002C6EB8">
          <w:rPr>
            <w:rPrChange w:id="178" w:author="Lizzie Charbonneau" w:date="2018-04-17T12:41:00Z">
              <w:rPr>
                <w:rStyle w:val="Hyperlink"/>
              </w:rPr>
            </w:rPrChange>
          </w:rPr>
          <w:delText>3.3</w:delText>
        </w:r>
        <w:r w:rsidDel="002C6EB8">
          <w:rPr>
            <w:rFonts w:asciiTheme="minorHAnsi" w:eastAsiaTheme="minorEastAsia" w:hAnsiTheme="minorHAnsi" w:cstheme="minorBidi"/>
            <w:sz w:val="22"/>
            <w:szCs w:val="22"/>
          </w:rPr>
          <w:tab/>
        </w:r>
        <w:r w:rsidRPr="002C6EB8" w:rsidDel="002C6EB8">
          <w:rPr>
            <w:rPrChange w:id="179" w:author="Lizzie Charbonneau" w:date="2018-04-17T12:41:00Z">
              <w:rPr>
                <w:rStyle w:val="Hyperlink"/>
              </w:rPr>
            </w:rPrChange>
          </w:rPr>
          <w:delText>Updating a Measure</w:delText>
        </w:r>
        <w:r w:rsidDel="002C6EB8">
          <w:rPr>
            <w:webHidden/>
          </w:rPr>
          <w:tab/>
          <w:delText>8</w:delText>
        </w:r>
      </w:del>
    </w:p>
    <w:p w14:paraId="63F69E9D" w14:textId="77777777" w:rsidR="00CA2EC7" w:rsidDel="002C6EB8" w:rsidRDefault="00BF4F3D">
      <w:pPr>
        <w:pStyle w:val="TOC2"/>
        <w:rPr>
          <w:del w:id="180" w:author="Lizzie Charbonneau" w:date="2018-04-17T12:41:00Z"/>
          <w:rFonts w:asciiTheme="minorHAnsi" w:eastAsiaTheme="minorEastAsia" w:hAnsiTheme="minorHAnsi" w:cstheme="minorBidi"/>
          <w:sz w:val="22"/>
          <w:szCs w:val="22"/>
        </w:rPr>
      </w:pPr>
      <w:del w:id="181" w:author="Lizzie Charbonneau" w:date="2018-04-17T12:41:00Z">
        <w:r w:rsidRPr="002C6EB8" w:rsidDel="002C6EB8">
          <w:rPr>
            <w:rPrChange w:id="182" w:author="Lizzie Charbonneau" w:date="2018-04-17T12:41:00Z">
              <w:rPr>
                <w:rStyle w:val="Hyperlink"/>
              </w:rPr>
            </w:rPrChange>
          </w:rPr>
          <w:delText>3.4</w:delText>
        </w:r>
        <w:r w:rsidDel="002C6EB8">
          <w:rPr>
            <w:rFonts w:asciiTheme="minorHAnsi" w:eastAsiaTheme="minorEastAsia" w:hAnsiTheme="minorHAnsi" w:cstheme="minorBidi"/>
            <w:sz w:val="22"/>
            <w:szCs w:val="22"/>
          </w:rPr>
          <w:tab/>
        </w:r>
        <w:r w:rsidRPr="002C6EB8" w:rsidDel="002C6EB8">
          <w:rPr>
            <w:rPrChange w:id="183" w:author="Lizzie Charbonneau" w:date="2018-04-17T12:41:00Z">
              <w:rPr>
                <w:rStyle w:val="Hyperlink"/>
              </w:rPr>
            </w:rPrChange>
          </w:rPr>
          <w:delText>Creating Synthetic Test Records</w:delText>
        </w:r>
        <w:r w:rsidDel="002C6EB8">
          <w:rPr>
            <w:webHidden/>
          </w:rPr>
          <w:tab/>
          <w:delText>9</w:delText>
        </w:r>
      </w:del>
    </w:p>
    <w:p w14:paraId="072FD7D0" w14:textId="77777777" w:rsidR="00CA2EC7" w:rsidDel="002C6EB8" w:rsidRDefault="00BF4F3D">
      <w:pPr>
        <w:pStyle w:val="TOC1"/>
        <w:rPr>
          <w:del w:id="184" w:author="Lizzie Charbonneau" w:date="2018-04-17T12:41:00Z"/>
          <w:rFonts w:asciiTheme="minorHAnsi" w:eastAsiaTheme="minorEastAsia" w:hAnsiTheme="minorHAnsi" w:cstheme="minorBidi"/>
          <w:b w:val="0"/>
          <w:sz w:val="22"/>
          <w:szCs w:val="22"/>
        </w:rPr>
      </w:pPr>
      <w:del w:id="185" w:author="Lizzie Charbonneau" w:date="2018-04-17T12:41:00Z">
        <w:r w:rsidRPr="002C6EB8" w:rsidDel="002C6EB8">
          <w:rPr>
            <w:rPrChange w:id="186" w:author="Lizzie Charbonneau" w:date="2018-04-17T12:41:00Z">
              <w:rPr>
                <w:rStyle w:val="Hyperlink"/>
              </w:rPr>
            </w:rPrChange>
          </w:rPr>
          <w:delText>4.</w:delText>
        </w:r>
        <w:r w:rsidDel="002C6EB8">
          <w:rPr>
            <w:rFonts w:asciiTheme="minorHAnsi" w:eastAsiaTheme="minorEastAsia" w:hAnsiTheme="minorHAnsi" w:cstheme="minorBidi"/>
            <w:b w:val="0"/>
            <w:sz w:val="22"/>
            <w:szCs w:val="22"/>
          </w:rPr>
          <w:tab/>
        </w:r>
        <w:r w:rsidRPr="002C6EB8" w:rsidDel="002C6EB8">
          <w:rPr>
            <w:rPrChange w:id="187" w:author="Lizzie Charbonneau" w:date="2018-04-17T12:41:00Z">
              <w:rPr>
                <w:rStyle w:val="Hyperlink"/>
              </w:rPr>
            </w:rPrChange>
          </w:rPr>
          <w:delText>Measure Results View</w:delText>
        </w:r>
        <w:r w:rsidDel="002C6EB8">
          <w:rPr>
            <w:webHidden/>
          </w:rPr>
          <w:tab/>
          <w:delText>10</w:delText>
        </w:r>
      </w:del>
    </w:p>
    <w:p w14:paraId="5176F3D2" w14:textId="77777777" w:rsidR="00CA2EC7" w:rsidDel="002C6EB8" w:rsidRDefault="00BF4F3D">
      <w:pPr>
        <w:pStyle w:val="TOC2"/>
        <w:rPr>
          <w:del w:id="188" w:author="Lizzie Charbonneau" w:date="2018-04-17T12:41:00Z"/>
          <w:rFonts w:asciiTheme="minorHAnsi" w:eastAsiaTheme="minorEastAsia" w:hAnsiTheme="minorHAnsi" w:cstheme="minorBidi"/>
          <w:sz w:val="22"/>
          <w:szCs w:val="22"/>
        </w:rPr>
      </w:pPr>
      <w:del w:id="189" w:author="Lizzie Charbonneau" w:date="2018-04-17T12:41:00Z">
        <w:r w:rsidRPr="002C6EB8" w:rsidDel="002C6EB8">
          <w:rPr>
            <w:rPrChange w:id="190" w:author="Lizzie Charbonneau" w:date="2018-04-17T12:41:00Z">
              <w:rPr>
                <w:rStyle w:val="Hyperlink"/>
              </w:rPr>
            </w:rPrChange>
          </w:rPr>
          <w:delText>4.1</w:delText>
        </w:r>
        <w:r w:rsidDel="002C6EB8">
          <w:rPr>
            <w:rFonts w:asciiTheme="minorHAnsi" w:eastAsiaTheme="minorEastAsia" w:hAnsiTheme="minorHAnsi" w:cstheme="minorBidi"/>
            <w:sz w:val="22"/>
            <w:szCs w:val="22"/>
          </w:rPr>
          <w:tab/>
        </w:r>
        <w:r w:rsidRPr="002C6EB8" w:rsidDel="002C6EB8">
          <w:rPr>
            <w:rPrChange w:id="191" w:author="Lizzie Charbonneau" w:date="2018-04-17T12:41:00Z">
              <w:rPr>
                <w:rStyle w:val="Hyperlink"/>
              </w:rPr>
            </w:rPrChange>
          </w:rPr>
          <w:delText>Overview</w:delText>
        </w:r>
        <w:r w:rsidDel="002C6EB8">
          <w:rPr>
            <w:webHidden/>
          </w:rPr>
          <w:tab/>
          <w:delText>10</w:delText>
        </w:r>
      </w:del>
    </w:p>
    <w:p w14:paraId="5B748E0A" w14:textId="77777777" w:rsidR="00CA2EC7" w:rsidDel="002C6EB8" w:rsidRDefault="00BF4F3D">
      <w:pPr>
        <w:pStyle w:val="TOC2"/>
        <w:rPr>
          <w:del w:id="192" w:author="Lizzie Charbonneau" w:date="2018-04-17T12:41:00Z"/>
          <w:rFonts w:asciiTheme="minorHAnsi" w:eastAsiaTheme="minorEastAsia" w:hAnsiTheme="minorHAnsi" w:cstheme="minorBidi"/>
          <w:sz w:val="22"/>
          <w:szCs w:val="22"/>
        </w:rPr>
      </w:pPr>
      <w:del w:id="193" w:author="Lizzie Charbonneau" w:date="2018-04-17T12:41:00Z">
        <w:r w:rsidRPr="002C6EB8" w:rsidDel="002C6EB8">
          <w:rPr>
            <w:rPrChange w:id="194" w:author="Lizzie Charbonneau" w:date="2018-04-17T12:41:00Z">
              <w:rPr>
                <w:rStyle w:val="Hyperlink"/>
              </w:rPr>
            </w:rPrChange>
          </w:rPr>
          <w:delText>4.2</w:delText>
        </w:r>
        <w:r w:rsidDel="002C6EB8">
          <w:rPr>
            <w:rFonts w:asciiTheme="minorHAnsi" w:eastAsiaTheme="minorEastAsia" w:hAnsiTheme="minorHAnsi" w:cstheme="minorBidi"/>
            <w:sz w:val="22"/>
            <w:szCs w:val="22"/>
          </w:rPr>
          <w:tab/>
        </w:r>
        <w:r w:rsidRPr="002C6EB8" w:rsidDel="002C6EB8">
          <w:rPr>
            <w:rPrChange w:id="195" w:author="Lizzie Charbonneau" w:date="2018-04-17T12:41:00Z">
              <w:rPr>
                <w:rStyle w:val="Hyperlink"/>
              </w:rPr>
            </w:rPrChange>
          </w:rPr>
          <w:delText>Measure Logic</w:delText>
        </w:r>
        <w:r w:rsidDel="002C6EB8">
          <w:rPr>
            <w:webHidden/>
          </w:rPr>
          <w:tab/>
          <w:delText>12</w:delText>
        </w:r>
      </w:del>
    </w:p>
    <w:p w14:paraId="2179EBCD" w14:textId="77777777" w:rsidR="00CA2EC7" w:rsidDel="002C6EB8" w:rsidRDefault="00BF4F3D">
      <w:pPr>
        <w:pStyle w:val="TOC2"/>
        <w:rPr>
          <w:del w:id="196" w:author="Lizzie Charbonneau" w:date="2018-04-17T12:41:00Z"/>
          <w:rFonts w:asciiTheme="minorHAnsi" w:eastAsiaTheme="minorEastAsia" w:hAnsiTheme="minorHAnsi" w:cstheme="minorBidi"/>
          <w:sz w:val="22"/>
          <w:szCs w:val="22"/>
        </w:rPr>
      </w:pPr>
      <w:del w:id="197" w:author="Lizzie Charbonneau" w:date="2018-04-17T12:41:00Z">
        <w:r w:rsidRPr="002C6EB8" w:rsidDel="002C6EB8">
          <w:rPr>
            <w:rPrChange w:id="198" w:author="Lizzie Charbonneau" w:date="2018-04-17T12:41:00Z">
              <w:rPr>
                <w:rStyle w:val="Hyperlink"/>
              </w:rPr>
            </w:rPrChange>
          </w:rPr>
          <w:delText>4.3</w:delText>
        </w:r>
        <w:r w:rsidDel="002C6EB8">
          <w:rPr>
            <w:rFonts w:asciiTheme="minorHAnsi" w:eastAsiaTheme="minorEastAsia" w:hAnsiTheme="minorHAnsi" w:cstheme="minorBidi"/>
            <w:sz w:val="22"/>
            <w:szCs w:val="22"/>
          </w:rPr>
          <w:tab/>
        </w:r>
        <w:r w:rsidRPr="002C6EB8" w:rsidDel="002C6EB8">
          <w:rPr>
            <w:rPrChange w:id="199" w:author="Lizzie Charbonneau" w:date="2018-04-17T12:41:00Z">
              <w:rPr>
                <w:rStyle w:val="Hyperlink"/>
              </w:rPr>
            </w:rPrChange>
          </w:rPr>
          <w:delText>Creating a New Test Record</w:delText>
        </w:r>
        <w:r w:rsidDel="002C6EB8">
          <w:rPr>
            <w:webHidden/>
          </w:rPr>
          <w:tab/>
          <w:delText>12</w:delText>
        </w:r>
      </w:del>
    </w:p>
    <w:p w14:paraId="5D57ECF7" w14:textId="77777777" w:rsidR="00CA2EC7" w:rsidDel="002C6EB8" w:rsidRDefault="00BF4F3D">
      <w:pPr>
        <w:pStyle w:val="TOC2"/>
        <w:rPr>
          <w:del w:id="200" w:author="Lizzie Charbonneau" w:date="2018-04-17T12:41:00Z"/>
          <w:rFonts w:asciiTheme="minorHAnsi" w:eastAsiaTheme="minorEastAsia" w:hAnsiTheme="minorHAnsi" w:cstheme="minorBidi"/>
          <w:sz w:val="22"/>
          <w:szCs w:val="22"/>
        </w:rPr>
      </w:pPr>
      <w:del w:id="201" w:author="Lizzie Charbonneau" w:date="2018-04-17T12:41:00Z">
        <w:r w:rsidRPr="002C6EB8" w:rsidDel="002C6EB8">
          <w:rPr>
            <w:rPrChange w:id="202" w:author="Lizzie Charbonneau" w:date="2018-04-17T12:41:00Z">
              <w:rPr>
                <w:rStyle w:val="Hyperlink"/>
              </w:rPr>
            </w:rPrChange>
          </w:rPr>
          <w:delText>4.4</w:delText>
        </w:r>
        <w:r w:rsidDel="002C6EB8">
          <w:rPr>
            <w:rFonts w:asciiTheme="minorHAnsi" w:eastAsiaTheme="minorEastAsia" w:hAnsiTheme="minorHAnsi" w:cstheme="minorBidi"/>
            <w:sz w:val="22"/>
            <w:szCs w:val="22"/>
          </w:rPr>
          <w:tab/>
        </w:r>
        <w:r w:rsidRPr="002C6EB8" w:rsidDel="002C6EB8">
          <w:rPr>
            <w:rPrChange w:id="203" w:author="Lizzie Charbonneau" w:date="2018-04-17T12:41:00Z">
              <w:rPr>
                <w:rStyle w:val="Hyperlink"/>
              </w:rPr>
            </w:rPrChange>
          </w:rPr>
          <w:delText>Calculation Results</w:delText>
        </w:r>
        <w:r w:rsidDel="002C6EB8">
          <w:rPr>
            <w:webHidden/>
          </w:rPr>
          <w:tab/>
          <w:delText>13</w:delText>
        </w:r>
      </w:del>
    </w:p>
    <w:p w14:paraId="112AA33D" w14:textId="77777777" w:rsidR="00CA2EC7" w:rsidDel="002C6EB8" w:rsidRDefault="00BF4F3D">
      <w:pPr>
        <w:pStyle w:val="TOC2"/>
        <w:rPr>
          <w:del w:id="204" w:author="Lizzie Charbonneau" w:date="2018-04-17T12:41:00Z"/>
          <w:rFonts w:asciiTheme="minorHAnsi" w:eastAsiaTheme="minorEastAsia" w:hAnsiTheme="minorHAnsi" w:cstheme="minorBidi"/>
          <w:sz w:val="22"/>
          <w:szCs w:val="22"/>
        </w:rPr>
      </w:pPr>
      <w:del w:id="205" w:author="Lizzie Charbonneau" w:date="2018-04-17T12:41:00Z">
        <w:r w:rsidRPr="002C6EB8" w:rsidDel="002C6EB8">
          <w:rPr>
            <w:rPrChange w:id="206" w:author="Lizzie Charbonneau" w:date="2018-04-17T12:41:00Z">
              <w:rPr>
                <w:rStyle w:val="Hyperlink"/>
              </w:rPr>
            </w:rPrChange>
          </w:rPr>
          <w:delText>4.5</w:delText>
        </w:r>
        <w:r w:rsidDel="002C6EB8">
          <w:rPr>
            <w:rFonts w:asciiTheme="minorHAnsi" w:eastAsiaTheme="minorEastAsia" w:hAnsiTheme="minorHAnsi" w:cstheme="minorBidi"/>
            <w:sz w:val="22"/>
            <w:szCs w:val="22"/>
          </w:rPr>
          <w:tab/>
        </w:r>
        <w:r w:rsidRPr="002C6EB8" w:rsidDel="002C6EB8">
          <w:rPr>
            <w:rPrChange w:id="207" w:author="Lizzie Charbonneau" w:date="2018-04-17T12:41:00Z">
              <w:rPr>
                <w:rStyle w:val="Hyperlink"/>
              </w:rPr>
            </w:rPrChange>
          </w:rPr>
          <w:delText>Editing a Test Record</w:delText>
        </w:r>
        <w:r w:rsidDel="002C6EB8">
          <w:rPr>
            <w:webHidden/>
          </w:rPr>
          <w:tab/>
          <w:delText>14</w:delText>
        </w:r>
      </w:del>
    </w:p>
    <w:p w14:paraId="2BC51708" w14:textId="77777777" w:rsidR="00CA2EC7" w:rsidDel="002C6EB8" w:rsidRDefault="00BF4F3D">
      <w:pPr>
        <w:pStyle w:val="TOC2"/>
        <w:rPr>
          <w:del w:id="208" w:author="Lizzie Charbonneau" w:date="2018-04-17T12:41:00Z"/>
          <w:rFonts w:asciiTheme="minorHAnsi" w:eastAsiaTheme="minorEastAsia" w:hAnsiTheme="minorHAnsi" w:cstheme="minorBidi"/>
          <w:sz w:val="22"/>
          <w:szCs w:val="22"/>
        </w:rPr>
      </w:pPr>
      <w:del w:id="209" w:author="Lizzie Charbonneau" w:date="2018-04-17T12:41:00Z">
        <w:r w:rsidRPr="002C6EB8" w:rsidDel="002C6EB8">
          <w:rPr>
            <w:rPrChange w:id="210" w:author="Lizzie Charbonneau" w:date="2018-04-17T12:41:00Z">
              <w:rPr>
                <w:rStyle w:val="Hyperlink"/>
              </w:rPr>
            </w:rPrChange>
          </w:rPr>
          <w:delText>4.6</w:delText>
        </w:r>
        <w:r w:rsidDel="002C6EB8">
          <w:rPr>
            <w:rFonts w:asciiTheme="minorHAnsi" w:eastAsiaTheme="minorEastAsia" w:hAnsiTheme="minorHAnsi" w:cstheme="minorBidi"/>
            <w:sz w:val="22"/>
            <w:szCs w:val="22"/>
          </w:rPr>
          <w:tab/>
        </w:r>
        <w:r w:rsidRPr="002C6EB8" w:rsidDel="002C6EB8">
          <w:rPr>
            <w:rPrChange w:id="211" w:author="Lizzie Charbonneau" w:date="2018-04-17T12:41:00Z">
              <w:rPr>
                <w:rStyle w:val="Hyperlink"/>
              </w:rPr>
            </w:rPrChange>
          </w:rPr>
          <w:delText>Cloning a Test Record</w:delText>
        </w:r>
        <w:r w:rsidDel="002C6EB8">
          <w:rPr>
            <w:webHidden/>
          </w:rPr>
          <w:tab/>
          <w:delText>15</w:delText>
        </w:r>
      </w:del>
    </w:p>
    <w:p w14:paraId="43114667" w14:textId="77777777" w:rsidR="00CA2EC7" w:rsidDel="002C6EB8" w:rsidRDefault="00BF4F3D">
      <w:pPr>
        <w:pStyle w:val="TOC2"/>
        <w:rPr>
          <w:del w:id="212" w:author="Lizzie Charbonneau" w:date="2018-04-17T12:41:00Z"/>
          <w:rFonts w:asciiTheme="minorHAnsi" w:eastAsiaTheme="minorEastAsia" w:hAnsiTheme="minorHAnsi" w:cstheme="minorBidi"/>
          <w:sz w:val="22"/>
          <w:szCs w:val="22"/>
        </w:rPr>
      </w:pPr>
      <w:del w:id="213" w:author="Lizzie Charbonneau" w:date="2018-04-17T12:41:00Z">
        <w:r w:rsidRPr="002C6EB8" w:rsidDel="002C6EB8">
          <w:rPr>
            <w:rPrChange w:id="214" w:author="Lizzie Charbonneau" w:date="2018-04-17T12:41:00Z">
              <w:rPr>
                <w:rStyle w:val="Hyperlink"/>
              </w:rPr>
            </w:rPrChange>
          </w:rPr>
          <w:delText>4.7</w:delText>
        </w:r>
        <w:r w:rsidDel="002C6EB8">
          <w:rPr>
            <w:rFonts w:asciiTheme="minorHAnsi" w:eastAsiaTheme="minorEastAsia" w:hAnsiTheme="minorHAnsi" w:cstheme="minorBidi"/>
            <w:sz w:val="22"/>
            <w:szCs w:val="22"/>
          </w:rPr>
          <w:tab/>
        </w:r>
        <w:r w:rsidRPr="002C6EB8" w:rsidDel="002C6EB8">
          <w:rPr>
            <w:rPrChange w:id="215" w:author="Lizzie Charbonneau" w:date="2018-04-17T12:41:00Z">
              <w:rPr>
                <w:rStyle w:val="Hyperlink"/>
              </w:rPr>
            </w:rPrChange>
          </w:rPr>
          <w:delText>Deleting a Test Record</w:delText>
        </w:r>
        <w:r w:rsidDel="002C6EB8">
          <w:rPr>
            <w:webHidden/>
          </w:rPr>
          <w:tab/>
          <w:delText>15</w:delText>
        </w:r>
      </w:del>
    </w:p>
    <w:p w14:paraId="08C6B59D" w14:textId="77777777" w:rsidR="00CA2EC7" w:rsidDel="002C6EB8" w:rsidRDefault="00BF4F3D">
      <w:pPr>
        <w:pStyle w:val="TOC2"/>
        <w:rPr>
          <w:del w:id="216" w:author="Lizzie Charbonneau" w:date="2018-04-17T12:41:00Z"/>
          <w:rFonts w:asciiTheme="minorHAnsi" w:eastAsiaTheme="minorEastAsia" w:hAnsiTheme="minorHAnsi" w:cstheme="minorBidi"/>
          <w:sz w:val="22"/>
          <w:szCs w:val="22"/>
        </w:rPr>
      </w:pPr>
      <w:del w:id="217" w:author="Lizzie Charbonneau" w:date="2018-04-17T12:41:00Z">
        <w:r w:rsidRPr="002C6EB8" w:rsidDel="002C6EB8">
          <w:rPr>
            <w:rPrChange w:id="218" w:author="Lizzie Charbonneau" w:date="2018-04-17T12:41:00Z">
              <w:rPr>
                <w:rStyle w:val="Hyperlink"/>
              </w:rPr>
            </w:rPrChange>
          </w:rPr>
          <w:delText>4.8</w:delText>
        </w:r>
        <w:r w:rsidDel="002C6EB8">
          <w:rPr>
            <w:rFonts w:asciiTheme="minorHAnsi" w:eastAsiaTheme="minorEastAsia" w:hAnsiTheme="minorHAnsi" w:cstheme="minorBidi"/>
            <w:sz w:val="22"/>
            <w:szCs w:val="22"/>
          </w:rPr>
          <w:tab/>
        </w:r>
        <w:r w:rsidRPr="002C6EB8" w:rsidDel="002C6EB8">
          <w:rPr>
            <w:rPrChange w:id="219" w:author="Lizzie Charbonneau" w:date="2018-04-17T12:41:00Z">
              <w:rPr>
                <w:rStyle w:val="Hyperlink"/>
              </w:rPr>
            </w:rPrChange>
          </w:rPr>
          <w:delText>Updating a Measure</w:delText>
        </w:r>
        <w:r w:rsidDel="002C6EB8">
          <w:rPr>
            <w:webHidden/>
          </w:rPr>
          <w:tab/>
          <w:delText>15</w:delText>
        </w:r>
      </w:del>
    </w:p>
    <w:p w14:paraId="4A31F37E" w14:textId="77777777" w:rsidR="00CA2EC7" w:rsidDel="002C6EB8" w:rsidRDefault="00BF4F3D">
      <w:pPr>
        <w:pStyle w:val="TOC2"/>
        <w:rPr>
          <w:del w:id="220" w:author="Lizzie Charbonneau" w:date="2018-04-17T12:41:00Z"/>
          <w:rFonts w:asciiTheme="minorHAnsi" w:eastAsiaTheme="minorEastAsia" w:hAnsiTheme="minorHAnsi" w:cstheme="minorBidi"/>
          <w:sz w:val="22"/>
          <w:szCs w:val="22"/>
        </w:rPr>
      </w:pPr>
      <w:del w:id="221" w:author="Lizzie Charbonneau" w:date="2018-04-17T12:41:00Z">
        <w:r w:rsidRPr="002C6EB8" w:rsidDel="002C6EB8">
          <w:rPr>
            <w:rPrChange w:id="222" w:author="Lizzie Charbonneau" w:date="2018-04-17T12:41:00Z">
              <w:rPr>
                <w:rStyle w:val="Hyperlink"/>
              </w:rPr>
            </w:rPrChange>
          </w:rPr>
          <w:delText>4.9</w:delText>
        </w:r>
        <w:r w:rsidDel="002C6EB8">
          <w:rPr>
            <w:rFonts w:asciiTheme="minorHAnsi" w:eastAsiaTheme="minorEastAsia" w:hAnsiTheme="minorHAnsi" w:cstheme="minorBidi"/>
            <w:sz w:val="22"/>
            <w:szCs w:val="22"/>
          </w:rPr>
          <w:tab/>
        </w:r>
        <w:r w:rsidRPr="002C6EB8" w:rsidDel="002C6EB8">
          <w:rPr>
            <w:rPrChange w:id="223" w:author="Lizzie Charbonneau" w:date="2018-04-17T12:41:00Z">
              <w:rPr>
                <w:rStyle w:val="Hyperlink"/>
              </w:rPr>
            </w:rPrChange>
          </w:rPr>
          <w:delText>Deleting a Measure</w:delText>
        </w:r>
        <w:r w:rsidDel="002C6EB8">
          <w:rPr>
            <w:webHidden/>
          </w:rPr>
          <w:tab/>
          <w:delText>15</w:delText>
        </w:r>
      </w:del>
    </w:p>
    <w:p w14:paraId="79571019" w14:textId="77777777" w:rsidR="00CA2EC7" w:rsidDel="002C6EB8" w:rsidRDefault="00BF4F3D">
      <w:pPr>
        <w:pStyle w:val="TOC1"/>
        <w:rPr>
          <w:del w:id="224" w:author="Lizzie Charbonneau" w:date="2018-04-17T12:41:00Z"/>
          <w:rFonts w:asciiTheme="minorHAnsi" w:eastAsiaTheme="minorEastAsia" w:hAnsiTheme="minorHAnsi" w:cstheme="minorBidi"/>
          <w:b w:val="0"/>
          <w:sz w:val="22"/>
          <w:szCs w:val="22"/>
        </w:rPr>
      </w:pPr>
      <w:del w:id="225" w:author="Lizzie Charbonneau" w:date="2018-04-17T12:41:00Z">
        <w:r w:rsidRPr="002C6EB8" w:rsidDel="002C6EB8">
          <w:rPr>
            <w:rPrChange w:id="226" w:author="Lizzie Charbonneau" w:date="2018-04-17T12:41:00Z">
              <w:rPr>
                <w:rStyle w:val="Hyperlink"/>
              </w:rPr>
            </w:rPrChange>
          </w:rPr>
          <w:delText>5.</w:delText>
        </w:r>
        <w:r w:rsidDel="002C6EB8">
          <w:rPr>
            <w:rFonts w:asciiTheme="minorHAnsi" w:eastAsiaTheme="minorEastAsia" w:hAnsiTheme="minorHAnsi" w:cstheme="minorBidi"/>
            <w:b w:val="0"/>
            <w:sz w:val="22"/>
            <w:szCs w:val="22"/>
          </w:rPr>
          <w:tab/>
        </w:r>
        <w:r w:rsidRPr="002C6EB8" w:rsidDel="002C6EB8">
          <w:rPr>
            <w:rPrChange w:id="227" w:author="Lizzie Charbonneau" w:date="2018-04-17T12:41:00Z">
              <w:rPr>
                <w:rStyle w:val="Hyperlink"/>
              </w:rPr>
            </w:rPrChange>
          </w:rPr>
          <w:delText>Building a Patient Test Record</w:delText>
        </w:r>
        <w:r w:rsidDel="002C6EB8">
          <w:rPr>
            <w:webHidden/>
          </w:rPr>
          <w:tab/>
          <w:delText>16</w:delText>
        </w:r>
      </w:del>
    </w:p>
    <w:p w14:paraId="1C117B6E" w14:textId="77777777" w:rsidR="00CA2EC7" w:rsidDel="002C6EB8" w:rsidRDefault="00BF4F3D">
      <w:pPr>
        <w:pStyle w:val="TOC2"/>
        <w:rPr>
          <w:del w:id="228" w:author="Lizzie Charbonneau" w:date="2018-04-17T12:41:00Z"/>
          <w:rFonts w:asciiTheme="minorHAnsi" w:eastAsiaTheme="minorEastAsia" w:hAnsiTheme="minorHAnsi" w:cstheme="minorBidi"/>
          <w:sz w:val="22"/>
          <w:szCs w:val="22"/>
        </w:rPr>
      </w:pPr>
      <w:del w:id="229" w:author="Lizzie Charbonneau" w:date="2018-04-17T12:41:00Z">
        <w:r w:rsidRPr="002C6EB8" w:rsidDel="002C6EB8">
          <w:rPr>
            <w:rPrChange w:id="230" w:author="Lizzie Charbonneau" w:date="2018-04-17T12:41:00Z">
              <w:rPr>
                <w:rStyle w:val="Hyperlink"/>
              </w:rPr>
            </w:rPrChange>
          </w:rPr>
          <w:delText>5.1</w:delText>
        </w:r>
        <w:r w:rsidDel="002C6EB8">
          <w:rPr>
            <w:rFonts w:asciiTheme="minorHAnsi" w:eastAsiaTheme="minorEastAsia" w:hAnsiTheme="minorHAnsi" w:cstheme="minorBidi"/>
            <w:sz w:val="22"/>
            <w:szCs w:val="22"/>
          </w:rPr>
          <w:tab/>
        </w:r>
        <w:r w:rsidRPr="002C6EB8" w:rsidDel="002C6EB8">
          <w:rPr>
            <w:rPrChange w:id="231" w:author="Lizzie Charbonneau" w:date="2018-04-17T12:41:00Z">
              <w:rPr>
                <w:rStyle w:val="Hyperlink"/>
              </w:rPr>
            </w:rPrChange>
          </w:rPr>
          <w:delText>Overview</w:delText>
        </w:r>
        <w:r w:rsidDel="002C6EB8">
          <w:rPr>
            <w:webHidden/>
          </w:rPr>
          <w:tab/>
          <w:delText>16</w:delText>
        </w:r>
      </w:del>
    </w:p>
    <w:p w14:paraId="65B8F79C" w14:textId="77777777" w:rsidR="00CA2EC7" w:rsidDel="002C6EB8" w:rsidRDefault="00BF4F3D">
      <w:pPr>
        <w:pStyle w:val="TOC2"/>
        <w:rPr>
          <w:del w:id="232" w:author="Lizzie Charbonneau" w:date="2018-04-17T12:41:00Z"/>
          <w:rFonts w:asciiTheme="minorHAnsi" w:eastAsiaTheme="minorEastAsia" w:hAnsiTheme="minorHAnsi" w:cstheme="minorBidi"/>
          <w:sz w:val="22"/>
          <w:szCs w:val="22"/>
        </w:rPr>
      </w:pPr>
      <w:del w:id="233" w:author="Lizzie Charbonneau" w:date="2018-04-17T12:41:00Z">
        <w:r w:rsidRPr="002C6EB8" w:rsidDel="002C6EB8">
          <w:rPr>
            <w:rPrChange w:id="234" w:author="Lizzie Charbonneau" w:date="2018-04-17T12:41:00Z">
              <w:rPr>
                <w:rStyle w:val="Hyperlink"/>
              </w:rPr>
            </w:rPrChange>
          </w:rPr>
          <w:delText>5.2</w:delText>
        </w:r>
        <w:r w:rsidDel="002C6EB8">
          <w:rPr>
            <w:rFonts w:asciiTheme="minorHAnsi" w:eastAsiaTheme="minorEastAsia" w:hAnsiTheme="minorHAnsi" w:cstheme="minorBidi"/>
            <w:sz w:val="22"/>
            <w:szCs w:val="22"/>
          </w:rPr>
          <w:tab/>
        </w:r>
        <w:r w:rsidRPr="002C6EB8" w:rsidDel="002C6EB8">
          <w:rPr>
            <w:rPrChange w:id="235" w:author="Lizzie Charbonneau" w:date="2018-04-17T12:41:00Z">
              <w:rPr>
                <w:rStyle w:val="Hyperlink"/>
              </w:rPr>
            </w:rPrChange>
          </w:rPr>
          <w:delText>Building a Synthetic Patient</w:delText>
        </w:r>
        <w:r w:rsidDel="002C6EB8">
          <w:rPr>
            <w:webHidden/>
          </w:rPr>
          <w:tab/>
          <w:delText>17</w:delText>
        </w:r>
      </w:del>
    </w:p>
    <w:p w14:paraId="040014E9" w14:textId="77777777" w:rsidR="00CA2EC7" w:rsidDel="002C6EB8" w:rsidRDefault="00BF4F3D">
      <w:pPr>
        <w:pStyle w:val="TOC2"/>
        <w:rPr>
          <w:del w:id="236" w:author="Lizzie Charbonneau" w:date="2018-04-17T12:41:00Z"/>
          <w:rFonts w:asciiTheme="minorHAnsi" w:eastAsiaTheme="minorEastAsia" w:hAnsiTheme="minorHAnsi" w:cstheme="minorBidi"/>
          <w:sz w:val="22"/>
          <w:szCs w:val="22"/>
        </w:rPr>
      </w:pPr>
      <w:del w:id="237" w:author="Lizzie Charbonneau" w:date="2018-04-17T12:41:00Z">
        <w:r w:rsidRPr="002C6EB8" w:rsidDel="002C6EB8">
          <w:rPr>
            <w:rPrChange w:id="238" w:author="Lizzie Charbonneau" w:date="2018-04-17T12:41:00Z">
              <w:rPr>
                <w:rStyle w:val="Hyperlink"/>
              </w:rPr>
            </w:rPrChange>
          </w:rPr>
          <w:delText>5.3</w:delText>
        </w:r>
        <w:r w:rsidDel="002C6EB8">
          <w:rPr>
            <w:rFonts w:asciiTheme="minorHAnsi" w:eastAsiaTheme="minorEastAsia" w:hAnsiTheme="minorHAnsi" w:cstheme="minorBidi"/>
            <w:sz w:val="22"/>
            <w:szCs w:val="22"/>
          </w:rPr>
          <w:tab/>
        </w:r>
        <w:r w:rsidRPr="002C6EB8" w:rsidDel="002C6EB8">
          <w:rPr>
            <w:rPrChange w:id="239" w:author="Lizzie Charbonneau" w:date="2018-04-17T12:41:00Z">
              <w:rPr>
                <w:rStyle w:val="Hyperlink"/>
              </w:rPr>
            </w:rPrChange>
          </w:rPr>
          <w:delText>Building the Patient History</w:delText>
        </w:r>
        <w:r w:rsidDel="002C6EB8">
          <w:rPr>
            <w:webHidden/>
          </w:rPr>
          <w:tab/>
          <w:delText>18</w:delText>
        </w:r>
      </w:del>
    </w:p>
    <w:p w14:paraId="122EDE14" w14:textId="77777777" w:rsidR="00CA2EC7" w:rsidDel="002C6EB8" w:rsidRDefault="00BF4F3D">
      <w:pPr>
        <w:pStyle w:val="TOC3"/>
        <w:rPr>
          <w:del w:id="240" w:author="Lizzie Charbonneau" w:date="2018-04-17T12:41:00Z"/>
          <w:rFonts w:asciiTheme="minorHAnsi" w:eastAsiaTheme="minorEastAsia" w:hAnsiTheme="minorHAnsi" w:cstheme="minorBidi"/>
          <w:noProof/>
          <w:sz w:val="22"/>
          <w:szCs w:val="22"/>
        </w:rPr>
      </w:pPr>
      <w:del w:id="241" w:author="Lizzie Charbonneau" w:date="2018-04-17T12:41:00Z">
        <w:r w:rsidRPr="002C6EB8" w:rsidDel="002C6EB8">
          <w:rPr>
            <w:noProof/>
            <w:rPrChange w:id="242" w:author="Lizzie Charbonneau" w:date="2018-04-17T12:41:00Z">
              <w:rPr>
                <w:rStyle w:val="Hyperlink"/>
                <w:noProof/>
              </w:rPr>
            </w:rPrChange>
          </w:rPr>
          <w:delText>5.3.1</w:delText>
        </w:r>
        <w:r w:rsidDel="002C6EB8">
          <w:rPr>
            <w:rFonts w:asciiTheme="minorHAnsi" w:eastAsiaTheme="minorEastAsia" w:hAnsiTheme="minorHAnsi" w:cstheme="minorBidi"/>
            <w:noProof/>
            <w:sz w:val="22"/>
            <w:szCs w:val="22"/>
          </w:rPr>
          <w:tab/>
        </w:r>
        <w:r w:rsidRPr="002C6EB8" w:rsidDel="002C6EB8">
          <w:rPr>
            <w:noProof/>
            <w:rPrChange w:id="243" w:author="Lizzie Charbonneau" w:date="2018-04-17T12:41:00Z">
              <w:rPr>
                <w:rStyle w:val="Hyperlink"/>
                <w:noProof/>
              </w:rPr>
            </w:rPrChange>
          </w:rPr>
          <w:delText>Patient History Items that Are Related to Past Items</w:delText>
        </w:r>
        <w:r w:rsidDel="002C6EB8">
          <w:rPr>
            <w:noProof/>
            <w:webHidden/>
          </w:rPr>
          <w:tab/>
          <w:delText>20</w:delText>
        </w:r>
      </w:del>
    </w:p>
    <w:p w14:paraId="2B0A57EB" w14:textId="77777777" w:rsidR="00CA2EC7" w:rsidDel="002C6EB8" w:rsidRDefault="00BF4F3D">
      <w:pPr>
        <w:pStyle w:val="TOC2"/>
        <w:rPr>
          <w:del w:id="244" w:author="Lizzie Charbonneau" w:date="2018-04-17T12:41:00Z"/>
          <w:rFonts w:asciiTheme="minorHAnsi" w:eastAsiaTheme="minorEastAsia" w:hAnsiTheme="minorHAnsi" w:cstheme="minorBidi"/>
          <w:sz w:val="22"/>
          <w:szCs w:val="22"/>
        </w:rPr>
      </w:pPr>
      <w:del w:id="245" w:author="Lizzie Charbonneau" w:date="2018-04-17T12:41:00Z">
        <w:r w:rsidRPr="002C6EB8" w:rsidDel="002C6EB8">
          <w:rPr>
            <w:rPrChange w:id="246" w:author="Lizzie Charbonneau" w:date="2018-04-17T12:41:00Z">
              <w:rPr>
                <w:rStyle w:val="Hyperlink"/>
              </w:rPr>
            </w:rPrChange>
          </w:rPr>
          <w:delText>5.4</w:delText>
        </w:r>
        <w:r w:rsidDel="002C6EB8">
          <w:rPr>
            <w:rFonts w:asciiTheme="minorHAnsi" w:eastAsiaTheme="minorEastAsia" w:hAnsiTheme="minorHAnsi" w:cstheme="minorBidi"/>
            <w:sz w:val="22"/>
            <w:szCs w:val="22"/>
          </w:rPr>
          <w:tab/>
        </w:r>
        <w:r w:rsidRPr="002C6EB8" w:rsidDel="002C6EB8">
          <w:rPr>
            <w:rPrChange w:id="247" w:author="Lizzie Charbonneau" w:date="2018-04-17T12:41:00Z">
              <w:rPr>
                <w:rStyle w:val="Hyperlink"/>
              </w:rPr>
            </w:rPrChange>
          </w:rPr>
          <w:delText>Incremental Calculation</w:delText>
        </w:r>
        <w:r w:rsidDel="002C6EB8">
          <w:rPr>
            <w:webHidden/>
          </w:rPr>
          <w:tab/>
          <w:delText>20</w:delText>
        </w:r>
      </w:del>
    </w:p>
    <w:p w14:paraId="46DBA41E" w14:textId="77777777" w:rsidR="00CA2EC7" w:rsidDel="002C6EB8" w:rsidRDefault="00BF4F3D">
      <w:pPr>
        <w:pStyle w:val="TOC1"/>
        <w:rPr>
          <w:del w:id="248" w:author="Lizzie Charbonneau" w:date="2018-04-17T12:41:00Z"/>
          <w:rFonts w:asciiTheme="minorHAnsi" w:eastAsiaTheme="minorEastAsia" w:hAnsiTheme="minorHAnsi" w:cstheme="minorBidi"/>
          <w:b w:val="0"/>
          <w:sz w:val="22"/>
          <w:szCs w:val="22"/>
        </w:rPr>
      </w:pPr>
      <w:del w:id="249" w:author="Lizzie Charbonneau" w:date="2018-04-17T12:41:00Z">
        <w:r w:rsidRPr="002C6EB8" w:rsidDel="002C6EB8">
          <w:rPr>
            <w:rPrChange w:id="250" w:author="Lizzie Charbonneau" w:date="2018-04-17T12:41:00Z">
              <w:rPr>
                <w:rStyle w:val="Hyperlink"/>
              </w:rPr>
            </w:rPrChange>
          </w:rPr>
          <w:delText>6.</w:delText>
        </w:r>
        <w:r w:rsidDel="002C6EB8">
          <w:rPr>
            <w:rFonts w:asciiTheme="minorHAnsi" w:eastAsiaTheme="minorEastAsia" w:hAnsiTheme="minorHAnsi" w:cstheme="minorBidi"/>
            <w:b w:val="0"/>
            <w:sz w:val="22"/>
            <w:szCs w:val="22"/>
          </w:rPr>
          <w:tab/>
        </w:r>
        <w:r w:rsidRPr="002C6EB8" w:rsidDel="002C6EB8">
          <w:rPr>
            <w:rPrChange w:id="251" w:author="Lizzie Charbonneau" w:date="2018-04-17T12:41:00Z">
              <w:rPr>
                <w:rStyle w:val="Hyperlink"/>
              </w:rPr>
            </w:rPrChange>
          </w:rPr>
          <w:delText>Feedback and Support</w:delText>
        </w:r>
        <w:r w:rsidDel="002C6EB8">
          <w:rPr>
            <w:webHidden/>
          </w:rPr>
          <w:tab/>
          <w:delText>21</w:delText>
        </w:r>
      </w:del>
    </w:p>
    <w:p w14:paraId="7333F341" w14:textId="77777777" w:rsidR="00CA2EC7" w:rsidDel="002C6EB8" w:rsidRDefault="00BF4F3D">
      <w:pPr>
        <w:pStyle w:val="TOC1"/>
        <w:rPr>
          <w:del w:id="252" w:author="Lizzie Charbonneau" w:date="2018-04-17T12:41:00Z"/>
          <w:rFonts w:asciiTheme="minorHAnsi" w:eastAsiaTheme="minorEastAsia" w:hAnsiTheme="minorHAnsi" w:cstheme="minorBidi"/>
          <w:b w:val="0"/>
          <w:sz w:val="22"/>
          <w:szCs w:val="22"/>
        </w:rPr>
      </w:pPr>
      <w:del w:id="253" w:author="Lizzie Charbonneau" w:date="2018-04-17T12:41:00Z">
        <w:r w:rsidRPr="002C6EB8" w:rsidDel="002C6EB8">
          <w:rPr>
            <w:rPrChange w:id="254" w:author="Lizzie Charbonneau" w:date="2018-04-17T12:41:00Z">
              <w:rPr>
                <w:rStyle w:val="Hyperlink"/>
              </w:rPr>
            </w:rPrChange>
          </w:rPr>
          <w:delText>7.</w:delText>
        </w:r>
        <w:r w:rsidDel="002C6EB8">
          <w:rPr>
            <w:rFonts w:asciiTheme="minorHAnsi" w:eastAsiaTheme="minorEastAsia" w:hAnsiTheme="minorHAnsi" w:cstheme="minorBidi"/>
            <w:b w:val="0"/>
            <w:sz w:val="22"/>
            <w:szCs w:val="22"/>
          </w:rPr>
          <w:tab/>
        </w:r>
        <w:r w:rsidRPr="002C6EB8" w:rsidDel="002C6EB8">
          <w:rPr>
            <w:rPrChange w:id="255" w:author="Lizzie Charbonneau" w:date="2018-04-17T12:41:00Z">
              <w:rPr>
                <w:rStyle w:val="Hyperlink"/>
              </w:rPr>
            </w:rPrChange>
          </w:rPr>
          <w:delText>Frequently Asked Questions</w:delText>
        </w:r>
        <w:r w:rsidDel="002C6EB8">
          <w:rPr>
            <w:webHidden/>
          </w:rPr>
          <w:tab/>
          <w:delText>22</w:delText>
        </w:r>
      </w:del>
    </w:p>
    <w:p w14:paraId="2B07F515" w14:textId="77777777" w:rsidR="00CA2EC7" w:rsidDel="002C6EB8" w:rsidRDefault="00BF4F3D">
      <w:pPr>
        <w:pStyle w:val="TOC1"/>
        <w:rPr>
          <w:del w:id="256" w:author="Lizzie Charbonneau" w:date="2018-04-17T12:41:00Z"/>
          <w:rFonts w:asciiTheme="minorHAnsi" w:eastAsiaTheme="minorEastAsia" w:hAnsiTheme="minorHAnsi" w:cstheme="minorBidi"/>
          <w:b w:val="0"/>
          <w:sz w:val="22"/>
          <w:szCs w:val="22"/>
        </w:rPr>
      </w:pPr>
      <w:del w:id="257" w:author="Lizzie Charbonneau" w:date="2018-04-17T12:41:00Z">
        <w:r w:rsidRPr="002C6EB8" w:rsidDel="002C6EB8">
          <w:rPr>
            <w:rPrChange w:id="258" w:author="Lizzie Charbonneau" w:date="2018-04-17T12:41:00Z">
              <w:rPr>
                <w:rStyle w:val="Hyperlink"/>
              </w:rPr>
            </w:rPrChange>
          </w:rPr>
          <w:delText>Acronyms</w:delText>
        </w:r>
        <w:r w:rsidDel="002C6EB8">
          <w:rPr>
            <w:webHidden/>
          </w:rPr>
          <w:tab/>
          <w:delText>24</w:delText>
        </w:r>
      </w:del>
    </w:p>
    <w:p w14:paraId="6B51F2D4" w14:textId="77777777" w:rsidR="00CA2EC7" w:rsidRDefault="00BF4F3D">
      <w:pPr>
        <w:rPr>
          <w:noProof/>
        </w:rPr>
      </w:pPr>
      <w:r>
        <w:rPr>
          <w:noProof/>
        </w:rPr>
        <w:fldChar w:fldCharType="end"/>
      </w:r>
    </w:p>
    <w:p w14:paraId="41DDA4CE" w14:textId="77777777" w:rsidR="00CA2EC7" w:rsidRDefault="00BF4F3D">
      <w:pPr>
        <w:pStyle w:val="FrontMatterHeader"/>
        <w:spacing w:after="120"/>
      </w:pPr>
      <w:bookmarkStart w:id="259" w:name="_Toc497634056"/>
      <w:bookmarkStart w:id="260" w:name="_Toc498235584"/>
      <w:bookmarkStart w:id="261" w:name="_Toc498325024"/>
      <w:bookmarkStart w:id="262" w:name="_Toc499106663"/>
      <w:r>
        <w:lastRenderedPageBreak/>
        <w:t>List of Figures</w:t>
      </w:r>
    </w:p>
    <w:p w14:paraId="0026CAD5" w14:textId="6353B470" w:rsidR="00F97739" w:rsidRDefault="00BF4F3D">
      <w:pPr>
        <w:pStyle w:val="TableofFigures"/>
        <w:tabs>
          <w:tab w:val="right" w:leader="dot" w:pos="9350"/>
        </w:tabs>
        <w:rPr>
          <w:ins w:id="263" w:author="Lizzie Charbonneau" w:date="2018-04-17T13:35:00Z"/>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ins w:id="264" w:author="Lizzie Charbonneau" w:date="2018-04-17T13:35:00Z">
        <w:r w:rsidR="00F97739">
          <w:rPr>
            <w:noProof/>
          </w:rPr>
          <w:t>Figure 1. Bonnie Login Page</w:t>
        </w:r>
        <w:r w:rsidR="00F97739">
          <w:rPr>
            <w:noProof/>
          </w:rPr>
          <w:tab/>
        </w:r>
        <w:r w:rsidR="00F97739">
          <w:rPr>
            <w:noProof/>
          </w:rPr>
          <w:fldChar w:fldCharType="begin"/>
        </w:r>
        <w:r w:rsidR="00F97739">
          <w:rPr>
            <w:noProof/>
          </w:rPr>
          <w:instrText xml:space="preserve"> PAGEREF _Toc511735467 \h </w:instrText>
        </w:r>
        <w:r w:rsidR="00F97739">
          <w:rPr>
            <w:noProof/>
          </w:rPr>
        </w:r>
      </w:ins>
      <w:r w:rsidR="00F97739">
        <w:rPr>
          <w:noProof/>
        </w:rPr>
        <w:fldChar w:fldCharType="separate"/>
      </w:r>
      <w:ins w:id="265" w:author="Lizzie Charbonneau" w:date="2018-04-17T13:35:00Z">
        <w:r w:rsidR="00F97739">
          <w:rPr>
            <w:noProof/>
          </w:rPr>
          <w:t>3</w:t>
        </w:r>
        <w:r w:rsidR="00F97739">
          <w:rPr>
            <w:noProof/>
          </w:rPr>
          <w:fldChar w:fldCharType="end"/>
        </w:r>
      </w:ins>
    </w:p>
    <w:p w14:paraId="6B3FEBDF" w14:textId="5C571D9A" w:rsidR="00F97739" w:rsidRDefault="00F97739">
      <w:pPr>
        <w:pStyle w:val="TableofFigures"/>
        <w:tabs>
          <w:tab w:val="right" w:leader="dot" w:pos="9350"/>
        </w:tabs>
        <w:rPr>
          <w:ins w:id="266" w:author="Lizzie Charbonneau" w:date="2018-04-17T13:35:00Z"/>
          <w:rFonts w:asciiTheme="minorHAnsi" w:eastAsiaTheme="minorEastAsia" w:hAnsiTheme="minorHAnsi" w:cstheme="minorBidi"/>
          <w:noProof/>
        </w:rPr>
      </w:pPr>
      <w:ins w:id="267" w:author="Lizzie Charbonneau" w:date="2018-04-17T13:35:00Z">
        <w:r>
          <w:rPr>
            <w:noProof/>
          </w:rPr>
          <w:t>Figure 2</w:t>
        </w:r>
        <w:r w:rsidRPr="004F3C70">
          <w:rPr>
            <w:bCs/>
            <w:noProof/>
          </w:rPr>
          <w:t>.</w:t>
        </w:r>
        <w:r>
          <w:rPr>
            <w:noProof/>
          </w:rPr>
          <w:t xml:space="preserve"> Account Registration Page</w:t>
        </w:r>
        <w:r>
          <w:rPr>
            <w:noProof/>
          </w:rPr>
          <w:tab/>
        </w:r>
        <w:r>
          <w:rPr>
            <w:noProof/>
          </w:rPr>
          <w:fldChar w:fldCharType="begin"/>
        </w:r>
        <w:r>
          <w:rPr>
            <w:noProof/>
          </w:rPr>
          <w:instrText xml:space="preserve"> PAGEREF _Toc511735468 \h </w:instrText>
        </w:r>
        <w:r>
          <w:rPr>
            <w:noProof/>
          </w:rPr>
        </w:r>
      </w:ins>
      <w:r>
        <w:rPr>
          <w:noProof/>
        </w:rPr>
        <w:fldChar w:fldCharType="separate"/>
      </w:r>
      <w:ins w:id="268" w:author="Lizzie Charbonneau" w:date="2018-04-17T13:35:00Z">
        <w:r>
          <w:rPr>
            <w:noProof/>
          </w:rPr>
          <w:t>4</w:t>
        </w:r>
        <w:r>
          <w:rPr>
            <w:noProof/>
          </w:rPr>
          <w:fldChar w:fldCharType="end"/>
        </w:r>
      </w:ins>
    </w:p>
    <w:p w14:paraId="0E48C772" w14:textId="1D6B0722" w:rsidR="00F97739" w:rsidRDefault="00F97739">
      <w:pPr>
        <w:pStyle w:val="TableofFigures"/>
        <w:tabs>
          <w:tab w:val="right" w:leader="dot" w:pos="9350"/>
        </w:tabs>
        <w:rPr>
          <w:ins w:id="269" w:author="Lizzie Charbonneau" w:date="2018-04-17T13:35:00Z"/>
          <w:rFonts w:asciiTheme="minorHAnsi" w:eastAsiaTheme="minorEastAsia" w:hAnsiTheme="minorHAnsi" w:cstheme="minorBidi"/>
          <w:noProof/>
        </w:rPr>
      </w:pPr>
      <w:ins w:id="270" w:author="Lizzie Charbonneau" w:date="2018-04-17T13:35:00Z">
        <w:r>
          <w:rPr>
            <w:noProof/>
          </w:rPr>
          <w:t>Figure 3. Password Reset Page</w:t>
        </w:r>
        <w:r>
          <w:rPr>
            <w:noProof/>
          </w:rPr>
          <w:tab/>
        </w:r>
        <w:r>
          <w:rPr>
            <w:noProof/>
          </w:rPr>
          <w:fldChar w:fldCharType="begin"/>
        </w:r>
        <w:r>
          <w:rPr>
            <w:noProof/>
          </w:rPr>
          <w:instrText xml:space="preserve"> PAGEREF _Toc511735469 \h </w:instrText>
        </w:r>
        <w:r>
          <w:rPr>
            <w:noProof/>
          </w:rPr>
        </w:r>
      </w:ins>
      <w:r>
        <w:rPr>
          <w:noProof/>
        </w:rPr>
        <w:fldChar w:fldCharType="separate"/>
      </w:r>
      <w:ins w:id="271" w:author="Lizzie Charbonneau" w:date="2018-04-17T13:35:00Z">
        <w:r>
          <w:rPr>
            <w:noProof/>
          </w:rPr>
          <w:t>4</w:t>
        </w:r>
        <w:r>
          <w:rPr>
            <w:noProof/>
          </w:rPr>
          <w:fldChar w:fldCharType="end"/>
        </w:r>
      </w:ins>
    </w:p>
    <w:p w14:paraId="191824D4" w14:textId="5CE63779" w:rsidR="00F97739" w:rsidRDefault="00F97739">
      <w:pPr>
        <w:pStyle w:val="TableofFigures"/>
        <w:tabs>
          <w:tab w:val="right" w:leader="dot" w:pos="9350"/>
        </w:tabs>
        <w:rPr>
          <w:ins w:id="272" w:author="Lizzie Charbonneau" w:date="2018-04-17T13:35:00Z"/>
          <w:rFonts w:asciiTheme="minorHAnsi" w:eastAsiaTheme="minorEastAsia" w:hAnsiTheme="minorHAnsi" w:cstheme="minorBidi"/>
          <w:noProof/>
        </w:rPr>
      </w:pPr>
      <w:ins w:id="273" w:author="Lizzie Charbonneau" w:date="2018-04-17T13:35:00Z">
        <w:r>
          <w:rPr>
            <w:noProof/>
          </w:rPr>
          <w:t>Figure 4. Account Management Page</w:t>
        </w:r>
        <w:r>
          <w:rPr>
            <w:noProof/>
          </w:rPr>
          <w:tab/>
        </w:r>
        <w:r>
          <w:rPr>
            <w:noProof/>
          </w:rPr>
          <w:fldChar w:fldCharType="begin"/>
        </w:r>
        <w:r>
          <w:rPr>
            <w:noProof/>
          </w:rPr>
          <w:instrText xml:space="preserve"> PAGEREF _Toc511735470 \h </w:instrText>
        </w:r>
        <w:r>
          <w:rPr>
            <w:noProof/>
          </w:rPr>
        </w:r>
      </w:ins>
      <w:r>
        <w:rPr>
          <w:noProof/>
        </w:rPr>
        <w:fldChar w:fldCharType="separate"/>
      </w:r>
      <w:ins w:id="274" w:author="Lizzie Charbonneau" w:date="2018-04-17T13:35:00Z">
        <w:r>
          <w:rPr>
            <w:noProof/>
          </w:rPr>
          <w:t>5</w:t>
        </w:r>
        <w:r>
          <w:rPr>
            <w:noProof/>
          </w:rPr>
          <w:fldChar w:fldCharType="end"/>
        </w:r>
      </w:ins>
    </w:p>
    <w:p w14:paraId="4E498646" w14:textId="3339C07D" w:rsidR="00F97739" w:rsidRDefault="00F97739">
      <w:pPr>
        <w:pStyle w:val="TableofFigures"/>
        <w:tabs>
          <w:tab w:val="right" w:leader="dot" w:pos="9350"/>
        </w:tabs>
        <w:rPr>
          <w:ins w:id="275" w:author="Lizzie Charbonneau" w:date="2018-04-17T13:35:00Z"/>
          <w:rFonts w:asciiTheme="minorHAnsi" w:eastAsiaTheme="minorEastAsia" w:hAnsiTheme="minorHAnsi" w:cstheme="minorBidi"/>
          <w:noProof/>
        </w:rPr>
      </w:pPr>
      <w:ins w:id="276" w:author="Lizzie Charbonneau" w:date="2018-04-17T13:35:00Z">
        <w:r>
          <w:rPr>
            <w:noProof/>
          </w:rPr>
          <w:t>Figure 5. Measure Dashboard View</w:t>
        </w:r>
        <w:r>
          <w:rPr>
            <w:noProof/>
          </w:rPr>
          <w:tab/>
        </w:r>
        <w:r>
          <w:rPr>
            <w:noProof/>
          </w:rPr>
          <w:fldChar w:fldCharType="begin"/>
        </w:r>
        <w:r>
          <w:rPr>
            <w:noProof/>
          </w:rPr>
          <w:instrText xml:space="preserve"> PAGEREF _Toc511735471 \h </w:instrText>
        </w:r>
        <w:r>
          <w:rPr>
            <w:noProof/>
          </w:rPr>
        </w:r>
      </w:ins>
      <w:r>
        <w:rPr>
          <w:noProof/>
        </w:rPr>
        <w:fldChar w:fldCharType="separate"/>
      </w:r>
      <w:ins w:id="277" w:author="Lizzie Charbonneau" w:date="2018-04-17T13:35:00Z">
        <w:r>
          <w:rPr>
            <w:noProof/>
          </w:rPr>
          <w:t>6</w:t>
        </w:r>
        <w:r>
          <w:rPr>
            <w:noProof/>
          </w:rPr>
          <w:fldChar w:fldCharType="end"/>
        </w:r>
      </w:ins>
    </w:p>
    <w:p w14:paraId="75B0FA2D" w14:textId="43065824" w:rsidR="00F97739" w:rsidRDefault="00F97739">
      <w:pPr>
        <w:pStyle w:val="TableofFigures"/>
        <w:tabs>
          <w:tab w:val="right" w:leader="dot" w:pos="9350"/>
        </w:tabs>
        <w:rPr>
          <w:ins w:id="278" w:author="Lizzie Charbonneau" w:date="2018-04-17T13:35:00Z"/>
          <w:rFonts w:asciiTheme="minorHAnsi" w:eastAsiaTheme="minorEastAsia" w:hAnsiTheme="minorHAnsi" w:cstheme="minorBidi"/>
          <w:noProof/>
        </w:rPr>
      </w:pPr>
      <w:ins w:id="279" w:author="Lizzie Charbonneau" w:date="2018-04-17T13:35:00Z">
        <w:r w:rsidRPr="004F3C70">
          <w:rPr>
            <w:noProof/>
            <w:highlight w:val="yellow"/>
          </w:rPr>
          <w:t>Figure 6. New Measure Dialog</w:t>
        </w:r>
        <w:r>
          <w:rPr>
            <w:noProof/>
          </w:rPr>
          <w:tab/>
        </w:r>
        <w:r>
          <w:rPr>
            <w:noProof/>
          </w:rPr>
          <w:fldChar w:fldCharType="begin"/>
        </w:r>
        <w:r>
          <w:rPr>
            <w:noProof/>
          </w:rPr>
          <w:instrText xml:space="preserve"> PAGEREF _Toc511735472 \h </w:instrText>
        </w:r>
        <w:r>
          <w:rPr>
            <w:noProof/>
          </w:rPr>
        </w:r>
      </w:ins>
      <w:r>
        <w:rPr>
          <w:noProof/>
        </w:rPr>
        <w:fldChar w:fldCharType="separate"/>
      </w:r>
      <w:ins w:id="280" w:author="Lizzie Charbonneau" w:date="2018-04-17T13:35:00Z">
        <w:r>
          <w:rPr>
            <w:noProof/>
          </w:rPr>
          <w:t>7</w:t>
        </w:r>
        <w:r>
          <w:rPr>
            <w:noProof/>
          </w:rPr>
          <w:fldChar w:fldCharType="end"/>
        </w:r>
      </w:ins>
    </w:p>
    <w:p w14:paraId="217A8CE1" w14:textId="07243980" w:rsidR="00F97739" w:rsidRDefault="00F97739">
      <w:pPr>
        <w:pStyle w:val="TableofFigures"/>
        <w:tabs>
          <w:tab w:val="right" w:leader="dot" w:pos="9350"/>
        </w:tabs>
        <w:rPr>
          <w:ins w:id="281" w:author="Lizzie Charbonneau" w:date="2018-04-17T13:35:00Z"/>
          <w:rFonts w:asciiTheme="minorHAnsi" w:eastAsiaTheme="minorEastAsia" w:hAnsiTheme="minorHAnsi" w:cstheme="minorBidi"/>
          <w:noProof/>
        </w:rPr>
      </w:pPr>
      <w:ins w:id="282" w:author="Lizzie Charbonneau" w:date="2018-04-17T13:35:00Z">
        <w:r>
          <w:rPr>
            <w:noProof/>
          </w:rPr>
          <w:t>Figure 7. Finalize Measure Dialog</w:t>
        </w:r>
        <w:r>
          <w:rPr>
            <w:noProof/>
          </w:rPr>
          <w:tab/>
        </w:r>
        <w:r>
          <w:rPr>
            <w:noProof/>
          </w:rPr>
          <w:fldChar w:fldCharType="begin"/>
        </w:r>
        <w:r>
          <w:rPr>
            <w:noProof/>
          </w:rPr>
          <w:instrText xml:space="preserve"> PAGEREF _Toc511735473 \h </w:instrText>
        </w:r>
        <w:r>
          <w:rPr>
            <w:noProof/>
          </w:rPr>
        </w:r>
      </w:ins>
      <w:r>
        <w:rPr>
          <w:noProof/>
        </w:rPr>
        <w:fldChar w:fldCharType="separate"/>
      </w:r>
      <w:ins w:id="283" w:author="Lizzie Charbonneau" w:date="2018-04-17T13:35:00Z">
        <w:r>
          <w:rPr>
            <w:noProof/>
          </w:rPr>
          <w:t>8</w:t>
        </w:r>
        <w:r>
          <w:rPr>
            <w:noProof/>
          </w:rPr>
          <w:fldChar w:fldCharType="end"/>
        </w:r>
      </w:ins>
    </w:p>
    <w:p w14:paraId="757B6961" w14:textId="7E77D7AA" w:rsidR="00F97739" w:rsidRDefault="00F97739">
      <w:pPr>
        <w:pStyle w:val="TableofFigures"/>
        <w:tabs>
          <w:tab w:val="right" w:leader="dot" w:pos="9350"/>
        </w:tabs>
        <w:rPr>
          <w:ins w:id="284" w:author="Lizzie Charbonneau" w:date="2018-04-17T13:35:00Z"/>
          <w:rFonts w:asciiTheme="minorHAnsi" w:eastAsiaTheme="minorEastAsia" w:hAnsiTheme="minorHAnsi" w:cstheme="minorBidi"/>
          <w:noProof/>
        </w:rPr>
      </w:pPr>
      <w:ins w:id="285" w:author="Lizzie Charbonneau" w:date="2018-04-17T13:35:00Z">
        <w:r>
          <w:rPr>
            <w:noProof/>
          </w:rPr>
          <w:t>Figure 8. Value Set Options - Profile</w:t>
        </w:r>
        <w:r>
          <w:rPr>
            <w:noProof/>
          </w:rPr>
          <w:tab/>
        </w:r>
        <w:r>
          <w:rPr>
            <w:noProof/>
          </w:rPr>
          <w:fldChar w:fldCharType="begin"/>
        </w:r>
        <w:r>
          <w:rPr>
            <w:noProof/>
          </w:rPr>
          <w:instrText xml:space="preserve"> PAGEREF _Toc511735474 \h </w:instrText>
        </w:r>
        <w:r>
          <w:rPr>
            <w:noProof/>
          </w:rPr>
        </w:r>
      </w:ins>
      <w:r>
        <w:rPr>
          <w:noProof/>
        </w:rPr>
        <w:fldChar w:fldCharType="separate"/>
      </w:r>
      <w:ins w:id="286" w:author="Lizzie Charbonneau" w:date="2018-04-17T13:35:00Z">
        <w:r>
          <w:rPr>
            <w:noProof/>
          </w:rPr>
          <w:t>9</w:t>
        </w:r>
        <w:r>
          <w:rPr>
            <w:noProof/>
          </w:rPr>
          <w:fldChar w:fldCharType="end"/>
        </w:r>
      </w:ins>
    </w:p>
    <w:p w14:paraId="1A869FAF" w14:textId="7383237A" w:rsidR="00F97739" w:rsidRDefault="00F97739">
      <w:pPr>
        <w:pStyle w:val="TableofFigures"/>
        <w:tabs>
          <w:tab w:val="right" w:leader="dot" w:pos="9350"/>
        </w:tabs>
        <w:rPr>
          <w:ins w:id="287" w:author="Lizzie Charbonneau" w:date="2018-04-17T13:35:00Z"/>
          <w:rFonts w:asciiTheme="minorHAnsi" w:eastAsiaTheme="minorEastAsia" w:hAnsiTheme="minorHAnsi" w:cstheme="minorBidi"/>
          <w:noProof/>
        </w:rPr>
      </w:pPr>
      <w:ins w:id="288" w:author="Lizzie Charbonneau" w:date="2018-04-17T13:35:00Z">
        <w:r>
          <w:rPr>
            <w:noProof/>
          </w:rPr>
          <w:t>Figure 9. Value Set Options - Release</w:t>
        </w:r>
        <w:r>
          <w:rPr>
            <w:noProof/>
          </w:rPr>
          <w:tab/>
        </w:r>
        <w:r>
          <w:rPr>
            <w:noProof/>
          </w:rPr>
          <w:fldChar w:fldCharType="begin"/>
        </w:r>
        <w:r>
          <w:rPr>
            <w:noProof/>
          </w:rPr>
          <w:instrText xml:space="preserve"> PAGEREF _Toc511735475 \h </w:instrText>
        </w:r>
        <w:r>
          <w:rPr>
            <w:noProof/>
          </w:rPr>
        </w:r>
      </w:ins>
      <w:r>
        <w:rPr>
          <w:noProof/>
        </w:rPr>
        <w:fldChar w:fldCharType="separate"/>
      </w:r>
      <w:ins w:id="289" w:author="Lizzie Charbonneau" w:date="2018-04-17T13:35:00Z">
        <w:r>
          <w:rPr>
            <w:noProof/>
          </w:rPr>
          <w:t>10</w:t>
        </w:r>
        <w:r>
          <w:rPr>
            <w:noProof/>
          </w:rPr>
          <w:fldChar w:fldCharType="end"/>
        </w:r>
      </w:ins>
    </w:p>
    <w:p w14:paraId="39A8B05A" w14:textId="2547272D" w:rsidR="00F97739" w:rsidRDefault="00F97739">
      <w:pPr>
        <w:pStyle w:val="TableofFigures"/>
        <w:tabs>
          <w:tab w:val="right" w:leader="dot" w:pos="9350"/>
        </w:tabs>
        <w:rPr>
          <w:ins w:id="290" w:author="Lizzie Charbonneau" w:date="2018-04-17T13:35:00Z"/>
          <w:rFonts w:asciiTheme="minorHAnsi" w:eastAsiaTheme="minorEastAsia" w:hAnsiTheme="minorHAnsi" w:cstheme="minorBidi"/>
          <w:noProof/>
        </w:rPr>
      </w:pPr>
      <w:ins w:id="291" w:author="Lizzie Charbonneau" w:date="2018-04-17T13:35:00Z">
        <w:r>
          <w:rPr>
            <w:noProof/>
          </w:rPr>
          <w:t>Figure 10. Updating Measure Dialog</w:t>
        </w:r>
        <w:r>
          <w:rPr>
            <w:noProof/>
          </w:rPr>
          <w:tab/>
        </w:r>
        <w:r>
          <w:rPr>
            <w:noProof/>
          </w:rPr>
          <w:fldChar w:fldCharType="begin"/>
        </w:r>
        <w:r>
          <w:rPr>
            <w:noProof/>
          </w:rPr>
          <w:instrText xml:space="preserve"> PAGEREF _Toc511735476 \h </w:instrText>
        </w:r>
        <w:r>
          <w:rPr>
            <w:noProof/>
          </w:rPr>
        </w:r>
      </w:ins>
      <w:r>
        <w:rPr>
          <w:noProof/>
        </w:rPr>
        <w:fldChar w:fldCharType="separate"/>
      </w:r>
      <w:ins w:id="292" w:author="Lizzie Charbonneau" w:date="2018-04-17T13:35:00Z">
        <w:r>
          <w:rPr>
            <w:noProof/>
          </w:rPr>
          <w:t>11</w:t>
        </w:r>
        <w:r>
          <w:rPr>
            <w:noProof/>
          </w:rPr>
          <w:fldChar w:fldCharType="end"/>
        </w:r>
      </w:ins>
    </w:p>
    <w:p w14:paraId="178233E1" w14:textId="3CBB3D9E" w:rsidR="00F97739" w:rsidRDefault="00F97739">
      <w:pPr>
        <w:pStyle w:val="TableofFigures"/>
        <w:tabs>
          <w:tab w:val="right" w:leader="dot" w:pos="9350"/>
        </w:tabs>
        <w:rPr>
          <w:ins w:id="293" w:author="Lizzie Charbonneau" w:date="2018-04-17T13:35:00Z"/>
          <w:rFonts w:asciiTheme="minorHAnsi" w:eastAsiaTheme="minorEastAsia" w:hAnsiTheme="minorHAnsi" w:cstheme="minorBidi"/>
          <w:noProof/>
        </w:rPr>
      </w:pPr>
      <w:ins w:id="294" w:author="Lizzie Charbonneau" w:date="2018-04-17T13:35:00Z">
        <w:r>
          <w:rPr>
            <w:noProof/>
          </w:rPr>
          <w:t>Figure 11. Measure View</w:t>
        </w:r>
        <w:r>
          <w:rPr>
            <w:noProof/>
          </w:rPr>
          <w:tab/>
        </w:r>
        <w:r>
          <w:rPr>
            <w:noProof/>
          </w:rPr>
          <w:fldChar w:fldCharType="begin"/>
        </w:r>
        <w:r>
          <w:rPr>
            <w:noProof/>
          </w:rPr>
          <w:instrText xml:space="preserve"> PAGEREF _Toc511735477 \h </w:instrText>
        </w:r>
        <w:r>
          <w:rPr>
            <w:noProof/>
          </w:rPr>
        </w:r>
      </w:ins>
      <w:r>
        <w:rPr>
          <w:noProof/>
        </w:rPr>
        <w:fldChar w:fldCharType="separate"/>
      </w:r>
      <w:ins w:id="295" w:author="Lizzie Charbonneau" w:date="2018-04-17T13:35:00Z">
        <w:r>
          <w:rPr>
            <w:noProof/>
          </w:rPr>
          <w:t>13</w:t>
        </w:r>
        <w:r>
          <w:rPr>
            <w:noProof/>
          </w:rPr>
          <w:fldChar w:fldCharType="end"/>
        </w:r>
      </w:ins>
    </w:p>
    <w:p w14:paraId="790D07A4" w14:textId="71A46919" w:rsidR="00F97739" w:rsidRDefault="00F97739">
      <w:pPr>
        <w:pStyle w:val="TableofFigures"/>
        <w:tabs>
          <w:tab w:val="right" w:leader="dot" w:pos="9350"/>
        </w:tabs>
        <w:rPr>
          <w:ins w:id="296" w:author="Lizzie Charbonneau" w:date="2018-04-17T13:35:00Z"/>
          <w:rFonts w:asciiTheme="minorHAnsi" w:eastAsiaTheme="minorEastAsia" w:hAnsiTheme="minorHAnsi" w:cstheme="minorBidi"/>
          <w:noProof/>
        </w:rPr>
      </w:pPr>
      <w:ins w:id="297" w:author="Lizzie Charbonneau" w:date="2018-04-17T13:35:00Z">
        <w:r>
          <w:rPr>
            <w:noProof/>
          </w:rPr>
          <w:t>Figure 12. Measure Terminology and Overlapping Value Sets</w:t>
        </w:r>
        <w:r>
          <w:rPr>
            <w:noProof/>
          </w:rPr>
          <w:tab/>
        </w:r>
        <w:r>
          <w:rPr>
            <w:noProof/>
          </w:rPr>
          <w:fldChar w:fldCharType="begin"/>
        </w:r>
        <w:r>
          <w:rPr>
            <w:noProof/>
          </w:rPr>
          <w:instrText xml:space="preserve"> PAGEREF _Toc511735478 \h </w:instrText>
        </w:r>
        <w:r>
          <w:rPr>
            <w:noProof/>
          </w:rPr>
        </w:r>
      </w:ins>
      <w:r>
        <w:rPr>
          <w:noProof/>
        </w:rPr>
        <w:fldChar w:fldCharType="separate"/>
      </w:r>
      <w:ins w:id="298" w:author="Lizzie Charbonneau" w:date="2018-04-17T13:35:00Z">
        <w:r>
          <w:rPr>
            <w:noProof/>
          </w:rPr>
          <w:t>14</w:t>
        </w:r>
        <w:r>
          <w:rPr>
            <w:noProof/>
          </w:rPr>
          <w:fldChar w:fldCharType="end"/>
        </w:r>
      </w:ins>
    </w:p>
    <w:p w14:paraId="03EB14AB" w14:textId="29D89A09" w:rsidR="00F97739" w:rsidRDefault="00F97739">
      <w:pPr>
        <w:pStyle w:val="TableofFigures"/>
        <w:tabs>
          <w:tab w:val="right" w:leader="dot" w:pos="9350"/>
        </w:tabs>
        <w:rPr>
          <w:ins w:id="299" w:author="Lizzie Charbonneau" w:date="2018-04-17T13:35:00Z"/>
          <w:rFonts w:asciiTheme="minorHAnsi" w:eastAsiaTheme="minorEastAsia" w:hAnsiTheme="minorHAnsi" w:cstheme="minorBidi"/>
          <w:noProof/>
        </w:rPr>
      </w:pPr>
      <w:ins w:id="300" w:author="Lizzie Charbonneau" w:date="2018-04-17T13:35:00Z">
        <w:r>
          <w:rPr>
            <w:noProof/>
          </w:rPr>
          <w:t>Figure 13. Expanded Results View</w:t>
        </w:r>
        <w:r>
          <w:rPr>
            <w:noProof/>
          </w:rPr>
          <w:tab/>
        </w:r>
        <w:r>
          <w:rPr>
            <w:noProof/>
          </w:rPr>
          <w:fldChar w:fldCharType="begin"/>
        </w:r>
        <w:r>
          <w:rPr>
            <w:noProof/>
          </w:rPr>
          <w:instrText xml:space="preserve"> PAGEREF _Toc511735479 \h </w:instrText>
        </w:r>
        <w:r>
          <w:rPr>
            <w:noProof/>
          </w:rPr>
        </w:r>
      </w:ins>
      <w:r>
        <w:rPr>
          <w:noProof/>
        </w:rPr>
        <w:fldChar w:fldCharType="separate"/>
      </w:r>
      <w:ins w:id="301" w:author="Lizzie Charbonneau" w:date="2018-04-17T13:35:00Z">
        <w:r>
          <w:rPr>
            <w:noProof/>
          </w:rPr>
          <w:t>15</w:t>
        </w:r>
        <w:r>
          <w:rPr>
            <w:noProof/>
          </w:rPr>
          <w:fldChar w:fldCharType="end"/>
        </w:r>
      </w:ins>
    </w:p>
    <w:p w14:paraId="6C84A1C9" w14:textId="787C2661" w:rsidR="00F97739" w:rsidRDefault="00F97739">
      <w:pPr>
        <w:pStyle w:val="TableofFigures"/>
        <w:tabs>
          <w:tab w:val="right" w:leader="dot" w:pos="9350"/>
        </w:tabs>
        <w:rPr>
          <w:ins w:id="302" w:author="Lizzie Charbonneau" w:date="2018-04-17T13:35:00Z"/>
          <w:rFonts w:asciiTheme="minorHAnsi" w:eastAsiaTheme="minorEastAsia" w:hAnsiTheme="minorHAnsi" w:cstheme="minorBidi"/>
          <w:noProof/>
        </w:rPr>
      </w:pPr>
      <w:ins w:id="303" w:author="Lizzie Charbonneau" w:date="2018-04-17T13:35:00Z">
        <w:r>
          <w:rPr>
            <w:noProof/>
          </w:rPr>
          <w:t>Figure 14. Logic Calculation Highlight – Passing Results</w:t>
        </w:r>
        <w:r>
          <w:rPr>
            <w:noProof/>
          </w:rPr>
          <w:tab/>
        </w:r>
        <w:r>
          <w:rPr>
            <w:noProof/>
          </w:rPr>
          <w:fldChar w:fldCharType="begin"/>
        </w:r>
        <w:r>
          <w:rPr>
            <w:noProof/>
          </w:rPr>
          <w:instrText xml:space="preserve"> PAGEREF _Toc511735480 \h </w:instrText>
        </w:r>
        <w:r>
          <w:rPr>
            <w:noProof/>
          </w:rPr>
        </w:r>
      </w:ins>
      <w:r>
        <w:rPr>
          <w:noProof/>
        </w:rPr>
        <w:fldChar w:fldCharType="separate"/>
      </w:r>
      <w:ins w:id="304" w:author="Lizzie Charbonneau" w:date="2018-04-17T13:35:00Z">
        <w:r>
          <w:rPr>
            <w:noProof/>
          </w:rPr>
          <w:t>16</w:t>
        </w:r>
        <w:r>
          <w:rPr>
            <w:noProof/>
          </w:rPr>
          <w:fldChar w:fldCharType="end"/>
        </w:r>
      </w:ins>
    </w:p>
    <w:p w14:paraId="373F88AB" w14:textId="0314C8F2" w:rsidR="00F97739" w:rsidRDefault="00F97739">
      <w:pPr>
        <w:pStyle w:val="TableofFigures"/>
        <w:tabs>
          <w:tab w:val="right" w:leader="dot" w:pos="9350"/>
        </w:tabs>
        <w:rPr>
          <w:ins w:id="305" w:author="Lizzie Charbonneau" w:date="2018-04-17T13:35:00Z"/>
          <w:rFonts w:asciiTheme="minorHAnsi" w:eastAsiaTheme="minorEastAsia" w:hAnsiTheme="minorHAnsi" w:cstheme="minorBidi"/>
          <w:noProof/>
        </w:rPr>
      </w:pPr>
      <w:ins w:id="306" w:author="Lizzie Charbonneau" w:date="2018-04-17T13:35:00Z">
        <w:r>
          <w:rPr>
            <w:noProof/>
          </w:rPr>
          <w:t>Figure 15. Logic Calculation Highlight – Failing Results</w:t>
        </w:r>
        <w:r>
          <w:rPr>
            <w:noProof/>
          </w:rPr>
          <w:tab/>
        </w:r>
        <w:r>
          <w:rPr>
            <w:noProof/>
          </w:rPr>
          <w:fldChar w:fldCharType="begin"/>
        </w:r>
        <w:r>
          <w:rPr>
            <w:noProof/>
          </w:rPr>
          <w:instrText xml:space="preserve"> PAGEREF _Toc511735481 \h </w:instrText>
        </w:r>
        <w:r>
          <w:rPr>
            <w:noProof/>
          </w:rPr>
        </w:r>
      </w:ins>
      <w:r>
        <w:rPr>
          <w:noProof/>
        </w:rPr>
        <w:fldChar w:fldCharType="separate"/>
      </w:r>
      <w:ins w:id="307" w:author="Lizzie Charbonneau" w:date="2018-04-17T13:35:00Z">
        <w:r>
          <w:rPr>
            <w:noProof/>
          </w:rPr>
          <w:t>16</w:t>
        </w:r>
        <w:r>
          <w:rPr>
            <w:noProof/>
          </w:rPr>
          <w:fldChar w:fldCharType="end"/>
        </w:r>
      </w:ins>
    </w:p>
    <w:p w14:paraId="1B6ACA49" w14:textId="3088966C" w:rsidR="00F97739" w:rsidRDefault="00F97739">
      <w:pPr>
        <w:pStyle w:val="TableofFigures"/>
        <w:tabs>
          <w:tab w:val="right" w:leader="dot" w:pos="9350"/>
        </w:tabs>
        <w:rPr>
          <w:ins w:id="308" w:author="Lizzie Charbonneau" w:date="2018-04-17T13:35:00Z"/>
          <w:rFonts w:asciiTheme="minorHAnsi" w:eastAsiaTheme="minorEastAsia" w:hAnsiTheme="minorHAnsi" w:cstheme="minorBidi"/>
          <w:noProof/>
        </w:rPr>
      </w:pPr>
      <w:ins w:id="309" w:author="Lizzie Charbonneau" w:date="2018-04-17T13:35:00Z">
        <w:r>
          <w:rPr>
            <w:noProof/>
          </w:rPr>
          <w:t>Figure 16. Patient Builder View</w:t>
        </w:r>
        <w:r>
          <w:rPr>
            <w:noProof/>
          </w:rPr>
          <w:tab/>
        </w:r>
        <w:r>
          <w:rPr>
            <w:noProof/>
          </w:rPr>
          <w:fldChar w:fldCharType="begin"/>
        </w:r>
        <w:r>
          <w:rPr>
            <w:noProof/>
          </w:rPr>
          <w:instrText xml:space="preserve"> PAGEREF _Toc511735482 \h </w:instrText>
        </w:r>
        <w:r>
          <w:rPr>
            <w:noProof/>
          </w:rPr>
        </w:r>
      </w:ins>
      <w:r>
        <w:rPr>
          <w:noProof/>
        </w:rPr>
        <w:fldChar w:fldCharType="separate"/>
      </w:r>
      <w:ins w:id="310" w:author="Lizzie Charbonneau" w:date="2018-04-17T13:35:00Z">
        <w:r>
          <w:rPr>
            <w:noProof/>
          </w:rPr>
          <w:t>18</w:t>
        </w:r>
        <w:r>
          <w:rPr>
            <w:noProof/>
          </w:rPr>
          <w:fldChar w:fldCharType="end"/>
        </w:r>
      </w:ins>
    </w:p>
    <w:p w14:paraId="6ADF14E7" w14:textId="13021D24" w:rsidR="00F97739" w:rsidRDefault="00F97739">
      <w:pPr>
        <w:pStyle w:val="TableofFigures"/>
        <w:tabs>
          <w:tab w:val="right" w:leader="dot" w:pos="9350"/>
        </w:tabs>
        <w:rPr>
          <w:ins w:id="311" w:author="Lizzie Charbonneau" w:date="2018-04-17T13:35:00Z"/>
          <w:rFonts w:asciiTheme="minorHAnsi" w:eastAsiaTheme="minorEastAsia" w:hAnsiTheme="minorHAnsi" w:cstheme="minorBidi"/>
          <w:noProof/>
        </w:rPr>
      </w:pPr>
      <w:ins w:id="312" w:author="Lizzie Charbonneau" w:date="2018-04-17T13:35:00Z">
        <w:r>
          <w:rPr>
            <w:noProof/>
          </w:rPr>
          <w:t>Figure 17. Continuous Variable Measures Expected Populations</w:t>
        </w:r>
        <w:r>
          <w:rPr>
            <w:noProof/>
          </w:rPr>
          <w:tab/>
        </w:r>
        <w:r>
          <w:rPr>
            <w:noProof/>
          </w:rPr>
          <w:fldChar w:fldCharType="begin"/>
        </w:r>
        <w:r>
          <w:rPr>
            <w:noProof/>
          </w:rPr>
          <w:instrText xml:space="preserve"> PAGEREF _Toc511735483 \h </w:instrText>
        </w:r>
        <w:r>
          <w:rPr>
            <w:noProof/>
          </w:rPr>
        </w:r>
      </w:ins>
      <w:r>
        <w:rPr>
          <w:noProof/>
        </w:rPr>
        <w:fldChar w:fldCharType="separate"/>
      </w:r>
      <w:ins w:id="313" w:author="Lizzie Charbonneau" w:date="2018-04-17T13:35:00Z">
        <w:r>
          <w:rPr>
            <w:noProof/>
          </w:rPr>
          <w:t>20</w:t>
        </w:r>
        <w:r>
          <w:rPr>
            <w:noProof/>
          </w:rPr>
          <w:fldChar w:fldCharType="end"/>
        </w:r>
      </w:ins>
    </w:p>
    <w:p w14:paraId="0B31DF94" w14:textId="5DDE8377" w:rsidR="00F97739" w:rsidRDefault="00F97739">
      <w:pPr>
        <w:pStyle w:val="TableofFigures"/>
        <w:tabs>
          <w:tab w:val="right" w:leader="dot" w:pos="9350"/>
        </w:tabs>
        <w:rPr>
          <w:ins w:id="314" w:author="Lizzie Charbonneau" w:date="2018-04-17T13:35:00Z"/>
          <w:rFonts w:asciiTheme="minorHAnsi" w:eastAsiaTheme="minorEastAsia" w:hAnsiTheme="minorHAnsi" w:cstheme="minorBidi"/>
          <w:noProof/>
        </w:rPr>
      </w:pPr>
      <w:ins w:id="315" w:author="Lizzie Charbonneau" w:date="2018-04-17T13:35:00Z">
        <w:r>
          <w:rPr>
            <w:noProof/>
          </w:rPr>
          <w:t>Figure 18. Building Patient History, Including Edit Clinical Element View</w:t>
        </w:r>
        <w:r>
          <w:rPr>
            <w:noProof/>
          </w:rPr>
          <w:tab/>
        </w:r>
        <w:r>
          <w:rPr>
            <w:noProof/>
          </w:rPr>
          <w:fldChar w:fldCharType="begin"/>
        </w:r>
        <w:r>
          <w:rPr>
            <w:noProof/>
          </w:rPr>
          <w:instrText xml:space="preserve"> PAGEREF _Toc511735484 \h </w:instrText>
        </w:r>
        <w:r>
          <w:rPr>
            <w:noProof/>
          </w:rPr>
        </w:r>
      </w:ins>
      <w:r>
        <w:rPr>
          <w:noProof/>
        </w:rPr>
        <w:fldChar w:fldCharType="separate"/>
      </w:r>
      <w:ins w:id="316" w:author="Lizzie Charbonneau" w:date="2018-04-17T13:35:00Z">
        <w:r>
          <w:rPr>
            <w:noProof/>
          </w:rPr>
          <w:t>21</w:t>
        </w:r>
        <w:r>
          <w:rPr>
            <w:noProof/>
          </w:rPr>
          <w:fldChar w:fldCharType="end"/>
        </w:r>
      </w:ins>
    </w:p>
    <w:p w14:paraId="135AD569" w14:textId="12215E71" w:rsidR="00F97739" w:rsidRDefault="00F97739">
      <w:pPr>
        <w:pStyle w:val="TableofFigures"/>
        <w:tabs>
          <w:tab w:val="right" w:leader="dot" w:pos="9350"/>
        </w:tabs>
        <w:rPr>
          <w:ins w:id="317" w:author="Lizzie Charbonneau" w:date="2018-04-17T13:35:00Z"/>
          <w:rFonts w:asciiTheme="minorHAnsi" w:eastAsiaTheme="minorEastAsia" w:hAnsiTheme="minorHAnsi" w:cstheme="minorBidi"/>
          <w:noProof/>
        </w:rPr>
      </w:pPr>
      <w:ins w:id="318" w:author="Lizzie Charbonneau" w:date="2018-04-17T13:35:00Z">
        <w:r>
          <w:rPr>
            <w:noProof/>
          </w:rPr>
          <w:t>Figure 19. References Section of the Patient History Builder</w:t>
        </w:r>
        <w:r>
          <w:rPr>
            <w:noProof/>
          </w:rPr>
          <w:tab/>
        </w:r>
        <w:r>
          <w:rPr>
            <w:noProof/>
          </w:rPr>
          <w:fldChar w:fldCharType="begin"/>
        </w:r>
        <w:r>
          <w:rPr>
            <w:noProof/>
          </w:rPr>
          <w:instrText xml:space="preserve"> PAGEREF _Toc511735485 \h </w:instrText>
        </w:r>
        <w:r>
          <w:rPr>
            <w:noProof/>
          </w:rPr>
        </w:r>
      </w:ins>
      <w:r>
        <w:rPr>
          <w:noProof/>
        </w:rPr>
        <w:fldChar w:fldCharType="separate"/>
      </w:r>
      <w:ins w:id="319" w:author="Lizzie Charbonneau" w:date="2018-04-17T13:35:00Z">
        <w:r>
          <w:rPr>
            <w:noProof/>
          </w:rPr>
          <w:t>22</w:t>
        </w:r>
        <w:r>
          <w:rPr>
            <w:noProof/>
          </w:rPr>
          <w:fldChar w:fldCharType="end"/>
        </w:r>
      </w:ins>
    </w:p>
    <w:p w14:paraId="1EB9C9CE" w14:textId="4ECD8DEF" w:rsidR="00F97739" w:rsidRDefault="00F97739">
      <w:pPr>
        <w:pStyle w:val="TableofFigures"/>
        <w:tabs>
          <w:tab w:val="right" w:leader="dot" w:pos="9350"/>
        </w:tabs>
        <w:rPr>
          <w:ins w:id="320" w:author="Lizzie Charbonneau" w:date="2018-04-17T13:35:00Z"/>
          <w:rFonts w:asciiTheme="minorHAnsi" w:eastAsiaTheme="minorEastAsia" w:hAnsiTheme="minorHAnsi" w:cstheme="minorBidi"/>
          <w:noProof/>
        </w:rPr>
      </w:pPr>
      <w:ins w:id="321" w:author="Lizzie Charbonneau" w:date="2018-04-17T13:35:00Z">
        <w:r>
          <w:rPr>
            <w:noProof/>
          </w:rPr>
          <w:t>Figure 20. User Group Link on Bonnie Splash Page</w:t>
        </w:r>
        <w:r>
          <w:rPr>
            <w:noProof/>
          </w:rPr>
          <w:tab/>
        </w:r>
        <w:r>
          <w:rPr>
            <w:noProof/>
          </w:rPr>
          <w:fldChar w:fldCharType="begin"/>
        </w:r>
        <w:r>
          <w:rPr>
            <w:noProof/>
          </w:rPr>
          <w:instrText xml:space="preserve"> PAGEREF _Toc511735486 \h </w:instrText>
        </w:r>
        <w:r>
          <w:rPr>
            <w:noProof/>
          </w:rPr>
        </w:r>
      </w:ins>
      <w:r>
        <w:rPr>
          <w:noProof/>
        </w:rPr>
        <w:fldChar w:fldCharType="separate"/>
      </w:r>
      <w:ins w:id="322" w:author="Lizzie Charbonneau" w:date="2018-04-17T13:35:00Z">
        <w:r>
          <w:rPr>
            <w:noProof/>
          </w:rPr>
          <w:t>23</w:t>
        </w:r>
        <w:r>
          <w:rPr>
            <w:noProof/>
          </w:rPr>
          <w:fldChar w:fldCharType="end"/>
        </w:r>
      </w:ins>
    </w:p>
    <w:p w14:paraId="587FA133" w14:textId="5FEC269E" w:rsidR="00F97739" w:rsidRDefault="00F97739">
      <w:pPr>
        <w:pStyle w:val="TableofFigures"/>
        <w:tabs>
          <w:tab w:val="right" w:leader="dot" w:pos="9350"/>
        </w:tabs>
        <w:rPr>
          <w:ins w:id="323" w:author="Lizzie Charbonneau" w:date="2018-04-17T13:35:00Z"/>
          <w:rFonts w:asciiTheme="minorHAnsi" w:eastAsiaTheme="minorEastAsia" w:hAnsiTheme="minorHAnsi" w:cstheme="minorBidi"/>
          <w:noProof/>
        </w:rPr>
      </w:pPr>
      <w:ins w:id="324" w:author="Lizzie Charbonneau" w:date="2018-04-17T13:35:00Z">
        <w:r>
          <w:rPr>
            <w:noProof/>
          </w:rPr>
          <w:t>Figure 21. User Group Link in the Application Header</w:t>
        </w:r>
        <w:r>
          <w:rPr>
            <w:noProof/>
          </w:rPr>
          <w:tab/>
        </w:r>
        <w:r>
          <w:rPr>
            <w:noProof/>
          </w:rPr>
          <w:fldChar w:fldCharType="begin"/>
        </w:r>
        <w:r>
          <w:rPr>
            <w:noProof/>
          </w:rPr>
          <w:instrText xml:space="preserve"> PAGEREF _Toc511735487 \h </w:instrText>
        </w:r>
        <w:r>
          <w:rPr>
            <w:noProof/>
          </w:rPr>
        </w:r>
      </w:ins>
      <w:r>
        <w:rPr>
          <w:noProof/>
        </w:rPr>
        <w:fldChar w:fldCharType="separate"/>
      </w:r>
      <w:ins w:id="325" w:author="Lizzie Charbonneau" w:date="2018-04-17T13:35:00Z">
        <w:r>
          <w:rPr>
            <w:noProof/>
          </w:rPr>
          <w:t>23</w:t>
        </w:r>
        <w:r>
          <w:rPr>
            <w:noProof/>
          </w:rPr>
          <w:fldChar w:fldCharType="end"/>
        </w:r>
      </w:ins>
    </w:p>
    <w:p w14:paraId="679603E9" w14:textId="7F371B7F" w:rsidR="00CA2EC7" w:rsidDel="002C6EB8" w:rsidRDefault="00BF4F3D">
      <w:pPr>
        <w:pStyle w:val="TableofFigures"/>
        <w:tabs>
          <w:tab w:val="right" w:leader="dot" w:pos="9350"/>
        </w:tabs>
        <w:rPr>
          <w:del w:id="326" w:author="Lizzie Charbonneau" w:date="2018-04-17T12:41:00Z"/>
          <w:rFonts w:asciiTheme="minorHAnsi" w:eastAsiaTheme="minorEastAsia" w:hAnsiTheme="minorHAnsi" w:cstheme="minorBidi"/>
          <w:noProof/>
          <w:sz w:val="22"/>
          <w:szCs w:val="22"/>
        </w:rPr>
      </w:pPr>
      <w:del w:id="327" w:author="Lizzie Charbonneau" w:date="2018-04-17T12:41:00Z">
        <w:r w:rsidDel="002C6EB8">
          <w:rPr>
            <w:noProof/>
          </w:rPr>
          <w:delText>Figure 1. Bonnie Login Page</w:delText>
        </w:r>
        <w:r w:rsidDel="002C6EB8">
          <w:rPr>
            <w:noProof/>
          </w:rPr>
          <w:tab/>
          <w:delText>3</w:delText>
        </w:r>
      </w:del>
    </w:p>
    <w:p w14:paraId="0120F351" w14:textId="77777777" w:rsidR="00CA2EC7" w:rsidDel="002C6EB8" w:rsidRDefault="00BF4F3D">
      <w:pPr>
        <w:pStyle w:val="TableofFigures"/>
        <w:tabs>
          <w:tab w:val="right" w:leader="dot" w:pos="9350"/>
        </w:tabs>
        <w:rPr>
          <w:del w:id="328" w:author="Lizzie Charbonneau" w:date="2018-04-17T12:41:00Z"/>
          <w:rFonts w:asciiTheme="minorHAnsi" w:eastAsiaTheme="minorEastAsia" w:hAnsiTheme="minorHAnsi" w:cstheme="minorBidi"/>
          <w:noProof/>
          <w:sz w:val="22"/>
          <w:szCs w:val="22"/>
        </w:rPr>
      </w:pPr>
      <w:del w:id="329" w:author="Lizzie Charbonneau" w:date="2018-04-17T12:41:00Z">
        <w:r w:rsidDel="002C6EB8">
          <w:rPr>
            <w:noProof/>
          </w:rPr>
          <w:delText>Figure 2</w:delText>
        </w:r>
        <w:r w:rsidDel="002C6EB8">
          <w:rPr>
            <w:bCs/>
            <w:noProof/>
          </w:rPr>
          <w:delText>.</w:delText>
        </w:r>
        <w:r w:rsidDel="002C6EB8">
          <w:rPr>
            <w:noProof/>
          </w:rPr>
          <w:delText xml:space="preserve"> Account Registration Page</w:delText>
        </w:r>
        <w:r w:rsidDel="002C6EB8">
          <w:rPr>
            <w:noProof/>
          </w:rPr>
          <w:tab/>
          <w:delText>4</w:delText>
        </w:r>
      </w:del>
    </w:p>
    <w:p w14:paraId="68230C97" w14:textId="77777777" w:rsidR="00CA2EC7" w:rsidDel="002C6EB8" w:rsidRDefault="00BF4F3D">
      <w:pPr>
        <w:pStyle w:val="TableofFigures"/>
        <w:tabs>
          <w:tab w:val="right" w:leader="dot" w:pos="9350"/>
        </w:tabs>
        <w:rPr>
          <w:del w:id="330" w:author="Lizzie Charbonneau" w:date="2018-04-17T12:41:00Z"/>
          <w:rFonts w:asciiTheme="minorHAnsi" w:eastAsiaTheme="minorEastAsia" w:hAnsiTheme="minorHAnsi" w:cstheme="minorBidi"/>
          <w:noProof/>
          <w:sz w:val="22"/>
          <w:szCs w:val="22"/>
        </w:rPr>
      </w:pPr>
      <w:del w:id="331" w:author="Lizzie Charbonneau" w:date="2018-04-17T12:41:00Z">
        <w:r w:rsidDel="002C6EB8">
          <w:rPr>
            <w:noProof/>
          </w:rPr>
          <w:delText>Figure 3. Password Reset Page</w:delText>
        </w:r>
        <w:r w:rsidDel="002C6EB8">
          <w:rPr>
            <w:noProof/>
          </w:rPr>
          <w:tab/>
          <w:delText>4</w:delText>
        </w:r>
      </w:del>
    </w:p>
    <w:p w14:paraId="23A6F678" w14:textId="77777777" w:rsidR="00CA2EC7" w:rsidDel="002C6EB8" w:rsidRDefault="00BF4F3D">
      <w:pPr>
        <w:pStyle w:val="TableofFigures"/>
        <w:tabs>
          <w:tab w:val="right" w:leader="dot" w:pos="9350"/>
        </w:tabs>
        <w:rPr>
          <w:del w:id="332" w:author="Lizzie Charbonneau" w:date="2018-04-17T12:41:00Z"/>
          <w:rFonts w:asciiTheme="minorHAnsi" w:eastAsiaTheme="minorEastAsia" w:hAnsiTheme="minorHAnsi" w:cstheme="minorBidi"/>
          <w:noProof/>
          <w:sz w:val="22"/>
          <w:szCs w:val="22"/>
        </w:rPr>
      </w:pPr>
      <w:del w:id="333" w:author="Lizzie Charbonneau" w:date="2018-04-17T12:41:00Z">
        <w:r w:rsidDel="002C6EB8">
          <w:rPr>
            <w:noProof/>
          </w:rPr>
          <w:delText>Figure 4. Account Management Page</w:delText>
        </w:r>
        <w:r w:rsidDel="002C6EB8">
          <w:rPr>
            <w:noProof/>
          </w:rPr>
          <w:tab/>
          <w:delText>5</w:delText>
        </w:r>
      </w:del>
    </w:p>
    <w:p w14:paraId="574A10F7" w14:textId="77777777" w:rsidR="00CA2EC7" w:rsidDel="002C6EB8" w:rsidRDefault="00BF4F3D">
      <w:pPr>
        <w:pStyle w:val="TableofFigures"/>
        <w:tabs>
          <w:tab w:val="right" w:leader="dot" w:pos="9350"/>
        </w:tabs>
        <w:rPr>
          <w:del w:id="334" w:author="Lizzie Charbonneau" w:date="2018-04-17T12:41:00Z"/>
          <w:rFonts w:asciiTheme="minorHAnsi" w:eastAsiaTheme="minorEastAsia" w:hAnsiTheme="minorHAnsi" w:cstheme="minorBidi"/>
          <w:noProof/>
          <w:sz w:val="22"/>
          <w:szCs w:val="22"/>
        </w:rPr>
      </w:pPr>
      <w:del w:id="335" w:author="Lizzie Charbonneau" w:date="2018-04-17T12:41:00Z">
        <w:r w:rsidDel="002C6EB8">
          <w:rPr>
            <w:noProof/>
          </w:rPr>
          <w:delText>Figure 5. Measure Dashboard View</w:delText>
        </w:r>
        <w:r w:rsidDel="002C6EB8">
          <w:rPr>
            <w:noProof/>
          </w:rPr>
          <w:tab/>
          <w:delText>6</w:delText>
        </w:r>
      </w:del>
    </w:p>
    <w:p w14:paraId="4F79B67C" w14:textId="77777777" w:rsidR="00CA2EC7" w:rsidDel="002C6EB8" w:rsidRDefault="00BF4F3D">
      <w:pPr>
        <w:pStyle w:val="TableofFigures"/>
        <w:tabs>
          <w:tab w:val="right" w:leader="dot" w:pos="9350"/>
        </w:tabs>
        <w:rPr>
          <w:del w:id="336" w:author="Lizzie Charbonneau" w:date="2018-04-17T12:41:00Z"/>
          <w:rFonts w:asciiTheme="minorHAnsi" w:eastAsiaTheme="minorEastAsia" w:hAnsiTheme="minorHAnsi" w:cstheme="minorBidi"/>
          <w:noProof/>
          <w:sz w:val="22"/>
          <w:szCs w:val="22"/>
        </w:rPr>
      </w:pPr>
      <w:del w:id="337" w:author="Lizzie Charbonneau" w:date="2018-04-17T12:41:00Z">
        <w:r w:rsidDel="002C6EB8">
          <w:rPr>
            <w:noProof/>
          </w:rPr>
          <w:delText>Figure 6. New Measure Dialog</w:delText>
        </w:r>
        <w:r w:rsidDel="002C6EB8">
          <w:rPr>
            <w:noProof/>
          </w:rPr>
          <w:tab/>
          <w:delText>8</w:delText>
        </w:r>
      </w:del>
    </w:p>
    <w:p w14:paraId="0B5A9C53" w14:textId="77777777" w:rsidR="00CA2EC7" w:rsidDel="002C6EB8" w:rsidRDefault="00BF4F3D">
      <w:pPr>
        <w:pStyle w:val="TableofFigures"/>
        <w:tabs>
          <w:tab w:val="right" w:leader="dot" w:pos="9350"/>
        </w:tabs>
        <w:rPr>
          <w:del w:id="338" w:author="Lizzie Charbonneau" w:date="2018-04-17T12:41:00Z"/>
          <w:rFonts w:asciiTheme="minorHAnsi" w:eastAsiaTheme="minorEastAsia" w:hAnsiTheme="minorHAnsi" w:cstheme="minorBidi"/>
          <w:noProof/>
          <w:sz w:val="22"/>
          <w:szCs w:val="22"/>
        </w:rPr>
      </w:pPr>
      <w:del w:id="339" w:author="Lizzie Charbonneau" w:date="2018-04-17T12:41:00Z">
        <w:r w:rsidDel="002C6EB8">
          <w:rPr>
            <w:noProof/>
          </w:rPr>
          <w:delText>Figure 7. Finalize Measure Dialog</w:delText>
        </w:r>
        <w:r w:rsidDel="002C6EB8">
          <w:rPr>
            <w:noProof/>
          </w:rPr>
          <w:tab/>
          <w:delText>8</w:delText>
        </w:r>
      </w:del>
    </w:p>
    <w:p w14:paraId="2E2BD77F" w14:textId="77777777" w:rsidR="00CA2EC7" w:rsidDel="002C6EB8" w:rsidRDefault="00BF4F3D">
      <w:pPr>
        <w:pStyle w:val="TableofFigures"/>
        <w:tabs>
          <w:tab w:val="right" w:leader="dot" w:pos="9350"/>
        </w:tabs>
        <w:rPr>
          <w:del w:id="340" w:author="Lizzie Charbonneau" w:date="2018-04-17T12:41:00Z"/>
          <w:rFonts w:asciiTheme="minorHAnsi" w:eastAsiaTheme="minorEastAsia" w:hAnsiTheme="minorHAnsi" w:cstheme="minorBidi"/>
          <w:noProof/>
          <w:sz w:val="22"/>
          <w:szCs w:val="22"/>
        </w:rPr>
      </w:pPr>
      <w:del w:id="341" w:author="Lizzie Charbonneau" w:date="2018-04-17T12:41:00Z">
        <w:r w:rsidDel="002C6EB8">
          <w:rPr>
            <w:noProof/>
          </w:rPr>
          <w:delText>Figure 8. Updating Measure Dialog</w:delText>
        </w:r>
        <w:r w:rsidDel="002C6EB8">
          <w:rPr>
            <w:noProof/>
          </w:rPr>
          <w:tab/>
          <w:delText>9</w:delText>
        </w:r>
      </w:del>
    </w:p>
    <w:p w14:paraId="62F6F794" w14:textId="77777777" w:rsidR="00CA2EC7" w:rsidDel="002C6EB8" w:rsidRDefault="00BF4F3D">
      <w:pPr>
        <w:pStyle w:val="TableofFigures"/>
        <w:tabs>
          <w:tab w:val="right" w:leader="dot" w:pos="9350"/>
        </w:tabs>
        <w:rPr>
          <w:del w:id="342" w:author="Lizzie Charbonneau" w:date="2018-04-17T12:41:00Z"/>
          <w:rFonts w:asciiTheme="minorHAnsi" w:eastAsiaTheme="minorEastAsia" w:hAnsiTheme="minorHAnsi" w:cstheme="minorBidi"/>
          <w:noProof/>
          <w:sz w:val="22"/>
          <w:szCs w:val="22"/>
        </w:rPr>
      </w:pPr>
      <w:del w:id="343" w:author="Lizzie Charbonneau" w:date="2018-04-17T12:41:00Z">
        <w:r w:rsidDel="002C6EB8">
          <w:rPr>
            <w:noProof/>
          </w:rPr>
          <w:delText>Figure 9. Measure View</w:delText>
        </w:r>
        <w:r w:rsidDel="002C6EB8">
          <w:rPr>
            <w:noProof/>
          </w:rPr>
          <w:tab/>
          <w:delText>11</w:delText>
        </w:r>
      </w:del>
    </w:p>
    <w:p w14:paraId="3784DDCE" w14:textId="77777777" w:rsidR="00CA2EC7" w:rsidDel="002C6EB8" w:rsidRDefault="00BF4F3D">
      <w:pPr>
        <w:pStyle w:val="TableofFigures"/>
        <w:tabs>
          <w:tab w:val="right" w:leader="dot" w:pos="9350"/>
        </w:tabs>
        <w:rPr>
          <w:del w:id="344" w:author="Lizzie Charbonneau" w:date="2018-04-17T12:41:00Z"/>
          <w:rFonts w:asciiTheme="minorHAnsi" w:eastAsiaTheme="minorEastAsia" w:hAnsiTheme="minorHAnsi" w:cstheme="minorBidi"/>
          <w:noProof/>
          <w:sz w:val="22"/>
          <w:szCs w:val="22"/>
        </w:rPr>
      </w:pPr>
      <w:del w:id="345" w:author="Lizzie Charbonneau" w:date="2018-04-17T12:41:00Z">
        <w:r w:rsidDel="002C6EB8">
          <w:rPr>
            <w:noProof/>
          </w:rPr>
          <w:delText>Figure 10. Measure Terminology and Overlapping Value Sets</w:delText>
        </w:r>
        <w:r w:rsidDel="002C6EB8">
          <w:rPr>
            <w:noProof/>
          </w:rPr>
          <w:tab/>
          <w:delText>12</w:delText>
        </w:r>
      </w:del>
    </w:p>
    <w:p w14:paraId="7F3DF708" w14:textId="77777777" w:rsidR="00CA2EC7" w:rsidDel="002C6EB8" w:rsidRDefault="00BF4F3D">
      <w:pPr>
        <w:pStyle w:val="TableofFigures"/>
        <w:tabs>
          <w:tab w:val="right" w:leader="dot" w:pos="9350"/>
        </w:tabs>
        <w:rPr>
          <w:del w:id="346" w:author="Lizzie Charbonneau" w:date="2018-04-17T12:41:00Z"/>
          <w:rFonts w:asciiTheme="minorHAnsi" w:eastAsiaTheme="minorEastAsia" w:hAnsiTheme="minorHAnsi" w:cstheme="minorBidi"/>
          <w:noProof/>
          <w:sz w:val="22"/>
          <w:szCs w:val="22"/>
        </w:rPr>
      </w:pPr>
      <w:del w:id="347" w:author="Lizzie Charbonneau" w:date="2018-04-17T12:41:00Z">
        <w:r w:rsidDel="002C6EB8">
          <w:rPr>
            <w:noProof/>
          </w:rPr>
          <w:delText>Figure 11. Expanded Results View</w:delText>
        </w:r>
        <w:r w:rsidDel="002C6EB8">
          <w:rPr>
            <w:noProof/>
          </w:rPr>
          <w:tab/>
          <w:delText>13</w:delText>
        </w:r>
      </w:del>
    </w:p>
    <w:p w14:paraId="073AEDE3" w14:textId="77777777" w:rsidR="00CA2EC7" w:rsidDel="002C6EB8" w:rsidRDefault="00BF4F3D">
      <w:pPr>
        <w:pStyle w:val="TableofFigures"/>
        <w:tabs>
          <w:tab w:val="right" w:leader="dot" w:pos="9350"/>
        </w:tabs>
        <w:rPr>
          <w:del w:id="348" w:author="Lizzie Charbonneau" w:date="2018-04-17T12:41:00Z"/>
          <w:rFonts w:asciiTheme="minorHAnsi" w:eastAsiaTheme="minorEastAsia" w:hAnsiTheme="minorHAnsi" w:cstheme="minorBidi"/>
          <w:noProof/>
          <w:sz w:val="22"/>
          <w:szCs w:val="22"/>
        </w:rPr>
      </w:pPr>
      <w:del w:id="349" w:author="Lizzie Charbonneau" w:date="2018-04-17T12:41:00Z">
        <w:r w:rsidDel="002C6EB8">
          <w:rPr>
            <w:noProof/>
          </w:rPr>
          <w:delText>Figure 12. Logic Calculation Highlight – Passing Results</w:delText>
        </w:r>
        <w:r w:rsidDel="002C6EB8">
          <w:rPr>
            <w:noProof/>
          </w:rPr>
          <w:tab/>
          <w:delText>14</w:delText>
        </w:r>
      </w:del>
    </w:p>
    <w:p w14:paraId="7AC4DA3A" w14:textId="77777777" w:rsidR="00CA2EC7" w:rsidDel="002C6EB8" w:rsidRDefault="00BF4F3D">
      <w:pPr>
        <w:pStyle w:val="TableofFigures"/>
        <w:tabs>
          <w:tab w:val="right" w:leader="dot" w:pos="9350"/>
        </w:tabs>
        <w:rPr>
          <w:del w:id="350" w:author="Lizzie Charbonneau" w:date="2018-04-17T12:41:00Z"/>
          <w:rFonts w:asciiTheme="minorHAnsi" w:eastAsiaTheme="minorEastAsia" w:hAnsiTheme="minorHAnsi" w:cstheme="minorBidi"/>
          <w:noProof/>
          <w:sz w:val="22"/>
          <w:szCs w:val="22"/>
        </w:rPr>
      </w:pPr>
      <w:del w:id="351" w:author="Lizzie Charbonneau" w:date="2018-04-17T12:41:00Z">
        <w:r w:rsidDel="002C6EB8">
          <w:rPr>
            <w:noProof/>
          </w:rPr>
          <w:delText>Figure 13. Logic Calculation Highlight – Failing Results</w:delText>
        </w:r>
        <w:r w:rsidDel="002C6EB8">
          <w:rPr>
            <w:noProof/>
          </w:rPr>
          <w:tab/>
          <w:delText>14</w:delText>
        </w:r>
      </w:del>
    </w:p>
    <w:p w14:paraId="6CF4EF2F" w14:textId="77777777" w:rsidR="00CA2EC7" w:rsidDel="002C6EB8" w:rsidRDefault="00BF4F3D">
      <w:pPr>
        <w:pStyle w:val="TableofFigures"/>
        <w:tabs>
          <w:tab w:val="right" w:leader="dot" w:pos="9350"/>
        </w:tabs>
        <w:rPr>
          <w:del w:id="352" w:author="Lizzie Charbonneau" w:date="2018-04-17T12:41:00Z"/>
          <w:rFonts w:asciiTheme="minorHAnsi" w:eastAsiaTheme="minorEastAsia" w:hAnsiTheme="minorHAnsi" w:cstheme="minorBidi"/>
          <w:noProof/>
          <w:sz w:val="22"/>
          <w:szCs w:val="22"/>
        </w:rPr>
      </w:pPr>
      <w:del w:id="353" w:author="Lizzie Charbonneau" w:date="2018-04-17T12:41:00Z">
        <w:r w:rsidDel="002C6EB8">
          <w:rPr>
            <w:noProof/>
          </w:rPr>
          <w:delText>Figure 14. Patient Builder View</w:delText>
        </w:r>
        <w:r w:rsidDel="002C6EB8">
          <w:rPr>
            <w:noProof/>
          </w:rPr>
          <w:tab/>
          <w:delText>16</w:delText>
        </w:r>
      </w:del>
    </w:p>
    <w:p w14:paraId="0B88D1B1" w14:textId="77777777" w:rsidR="00CA2EC7" w:rsidDel="002C6EB8" w:rsidRDefault="00BF4F3D">
      <w:pPr>
        <w:pStyle w:val="TableofFigures"/>
        <w:tabs>
          <w:tab w:val="right" w:leader="dot" w:pos="9350"/>
        </w:tabs>
        <w:rPr>
          <w:del w:id="354" w:author="Lizzie Charbonneau" w:date="2018-04-17T12:41:00Z"/>
          <w:rFonts w:asciiTheme="minorHAnsi" w:eastAsiaTheme="minorEastAsia" w:hAnsiTheme="minorHAnsi" w:cstheme="minorBidi"/>
          <w:noProof/>
          <w:sz w:val="22"/>
          <w:szCs w:val="22"/>
        </w:rPr>
      </w:pPr>
      <w:del w:id="355" w:author="Lizzie Charbonneau" w:date="2018-04-17T12:41:00Z">
        <w:r w:rsidDel="002C6EB8">
          <w:rPr>
            <w:noProof/>
          </w:rPr>
          <w:delText>Figure 15. Continuous Variable Measures Expected Populations</w:delText>
        </w:r>
        <w:r w:rsidDel="002C6EB8">
          <w:rPr>
            <w:noProof/>
          </w:rPr>
          <w:tab/>
          <w:delText>18</w:delText>
        </w:r>
      </w:del>
    </w:p>
    <w:p w14:paraId="1AE13145" w14:textId="77777777" w:rsidR="00CA2EC7" w:rsidDel="002C6EB8" w:rsidRDefault="00BF4F3D">
      <w:pPr>
        <w:pStyle w:val="TableofFigures"/>
        <w:tabs>
          <w:tab w:val="right" w:leader="dot" w:pos="9350"/>
        </w:tabs>
        <w:rPr>
          <w:del w:id="356" w:author="Lizzie Charbonneau" w:date="2018-04-17T12:41:00Z"/>
          <w:rFonts w:asciiTheme="minorHAnsi" w:eastAsiaTheme="minorEastAsia" w:hAnsiTheme="minorHAnsi" w:cstheme="minorBidi"/>
          <w:noProof/>
          <w:sz w:val="22"/>
          <w:szCs w:val="22"/>
        </w:rPr>
      </w:pPr>
      <w:del w:id="357" w:author="Lizzie Charbonneau" w:date="2018-04-17T12:41:00Z">
        <w:r w:rsidDel="002C6EB8">
          <w:rPr>
            <w:noProof/>
          </w:rPr>
          <w:delText>Figure 16. Building Patient History, Including Edit Clinical Element View</w:delText>
        </w:r>
        <w:r w:rsidDel="002C6EB8">
          <w:rPr>
            <w:noProof/>
          </w:rPr>
          <w:tab/>
          <w:delText>19</w:delText>
        </w:r>
      </w:del>
    </w:p>
    <w:p w14:paraId="4C2BDFDC" w14:textId="77777777" w:rsidR="00CA2EC7" w:rsidDel="002C6EB8" w:rsidRDefault="00BF4F3D">
      <w:pPr>
        <w:pStyle w:val="TableofFigures"/>
        <w:tabs>
          <w:tab w:val="right" w:leader="dot" w:pos="9350"/>
        </w:tabs>
        <w:rPr>
          <w:del w:id="358" w:author="Lizzie Charbonneau" w:date="2018-04-17T12:41:00Z"/>
          <w:rFonts w:asciiTheme="minorHAnsi" w:eastAsiaTheme="minorEastAsia" w:hAnsiTheme="minorHAnsi" w:cstheme="minorBidi"/>
          <w:noProof/>
          <w:sz w:val="22"/>
          <w:szCs w:val="22"/>
        </w:rPr>
      </w:pPr>
      <w:del w:id="359" w:author="Lizzie Charbonneau" w:date="2018-04-17T12:41:00Z">
        <w:r w:rsidDel="002C6EB8">
          <w:rPr>
            <w:noProof/>
          </w:rPr>
          <w:delText>Figure 17. References Section of the Patient History Builder</w:delText>
        </w:r>
        <w:r w:rsidDel="002C6EB8">
          <w:rPr>
            <w:noProof/>
          </w:rPr>
          <w:tab/>
          <w:delText>20</w:delText>
        </w:r>
      </w:del>
    </w:p>
    <w:p w14:paraId="4A37D2D0" w14:textId="77777777" w:rsidR="00CA2EC7" w:rsidDel="002C6EB8" w:rsidRDefault="00BF4F3D">
      <w:pPr>
        <w:pStyle w:val="TableofFigures"/>
        <w:tabs>
          <w:tab w:val="right" w:leader="dot" w:pos="9350"/>
        </w:tabs>
        <w:rPr>
          <w:del w:id="360" w:author="Lizzie Charbonneau" w:date="2018-04-17T12:41:00Z"/>
          <w:rFonts w:asciiTheme="minorHAnsi" w:eastAsiaTheme="minorEastAsia" w:hAnsiTheme="minorHAnsi" w:cstheme="minorBidi"/>
          <w:noProof/>
          <w:sz w:val="22"/>
          <w:szCs w:val="22"/>
        </w:rPr>
      </w:pPr>
      <w:del w:id="361" w:author="Lizzie Charbonneau" w:date="2018-04-17T12:41:00Z">
        <w:r w:rsidDel="002C6EB8">
          <w:rPr>
            <w:noProof/>
          </w:rPr>
          <w:delText>Figure 18. User Group Link on Bonnie Splash Page</w:delText>
        </w:r>
        <w:r w:rsidDel="002C6EB8">
          <w:rPr>
            <w:noProof/>
          </w:rPr>
          <w:tab/>
          <w:delText>21</w:delText>
        </w:r>
      </w:del>
    </w:p>
    <w:p w14:paraId="5A9F51DF" w14:textId="77777777" w:rsidR="00CA2EC7" w:rsidDel="002C6EB8" w:rsidRDefault="00BF4F3D">
      <w:pPr>
        <w:pStyle w:val="TableofFigures"/>
        <w:tabs>
          <w:tab w:val="right" w:leader="dot" w:pos="9350"/>
        </w:tabs>
        <w:rPr>
          <w:del w:id="362" w:author="Lizzie Charbonneau" w:date="2018-04-17T12:41:00Z"/>
          <w:rFonts w:asciiTheme="minorHAnsi" w:eastAsiaTheme="minorEastAsia" w:hAnsiTheme="minorHAnsi" w:cstheme="minorBidi"/>
          <w:noProof/>
          <w:sz w:val="22"/>
          <w:szCs w:val="22"/>
        </w:rPr>
      </w:pPr>
      <w:del w:id="363" w:author="Lizzie Charbonneau" w:date="2018-04-17T12:41:00Z">
        <w:r w:rsidDel="002C6EB8">
          <w:rPr>
            <w:noProof/>
          </w:rPr>
          <w:delText>Figure 19. User Group Link in the Application Header</w:delText>
        </w:r>
        <w:r w:rsidDel="002C6EB8">
          <w:rPr>
            <w:noProof/>
          </w:rPr>
          <w:tab/>
          <w:delText>21</w:delText>
        </w:r>
      </w:del>
    </w:p>
    <w:p w14:paraId="2D14CFD3" w14:textId="77777777" w:rsidR="00CA2EC7" w:rsidRDefault="00BF4F3D">
      <w:pPr>
        <w:sectPr w:rsidR="00CA2EC7">
          <w:headerReference w:type="first" r:id="rId17"/>
          <w:footerReference w:type="first" r:id="rId18"/>
          <w:pgSz w:w="12240" w:h="15840" w:code="1"/>
          <w:pgMar w:top="1440" w:right="1440" w:bottom="1440" w:left="1440" w:header="504" w:footer="504" w:gutter="0"/>
          <w:pgNumType w:fmt="lowerRoman"/>
          <w:cols w:space="720"/>
          <w:titlePg/>
        </w:sectPr>
      </w:pPr>
      <w:r>
        <w:rPr>
          <w:noProof/>
        </w:rPr>
        <w:fldChar w:fldCharType="end"/>
      </w:r>
    </w:p>
    <w:p w14:paraId="12759624" w14:textId="77777777" w:rsidR="00CA2EC7" w:rsidRDefault="00BF4F3D">
      <w:pPr>
        <w:pStyle w:val="Heading1"/>
      </w:pPr>
      <w:bookmarkStart w:id="364" w:name="_Toc510936693"/>
      <w:bookmarkStart w:id="365" w:name="_Toc510936873"/>
      <w:bookmarkStart w:id="366" w:name="_Toc510948564"/>
      <w:bookmarkStart w:id="367" w:name="_Toc495298935"/>
      <w:bookmarkStart w:id="368" w:name="_Toc497871702"/>
      <w:bookmarkStart w:id="369" w:name="_Toc497872046"/>
      <w:bookmarkStart w:id="370" w:name="_Toc497872814"/>
      <w:bookmarkStart w:id="371" w:name="_Toc497872969"/>
      <w:bookmarkStart w:id="372" w:name="_Toc497873017"/>
      <w:bookmarkStart w:id="373" w:name="_Toc511735433"/>
      <w:bookmarkEnd w:id="259"/>
      <w:bookmarkEnd w:id="260"/>
      <w:bookmarkEnd w:id="261"/>
      <w:bookmarkEnd w:id="262"/>
      <w:r>
        <w:lastRenderedPageBreak/>
        <w:t>Introduction</w:t>
      </w:r>
      <w:bookmarkEnd w:id="364"/>
      <w:bookmarkEnd w:id="365"/>
      <w:bookmarkEnd w:id="366"/>
      <w:bookmarkEnd w:id="367"/>
      <w:bookmarkEnd w:id="373"/>
    </w:p>
    <w:p w14:paraId="440D974E" w14:textId="77777777" w:rsidR="00CA2EC7" w:rsidRDefault="00BF4F3D">
      <w:pPr>
        <w:pStyle w:val="Heading2"/>
        <w:spacing w:before="0" w:after="120"/>
      </w:pPr>
      <w:bookmarkStart w:id="374" w:name="_Toc495298936"/>
      <w:bookmarkStart w:id="375" w:name="_Toc511735434"/>
      <w:r>
        <w:t>Background</w:t>
      </w:r>
      <w:bookmarkEnd w:id="374"/>
      <w:bookmarkEnd w:id="375"/>
    </w:p>
    <w:p w14:paraId="587255F7" w14:textId="77777777" w:rsidR="00CA2EC7" w:rsidRDefault="00BF4F3D">
      <w:bookmarkStart w:id="376"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3558BB46" w14:textId="77777777" w:rsidR="00CA2EC7" w:rsidRDefault="00BF4F3D">
      <w:r>
        <w:t>Bonnie has been designed to integrate with the nationally recognized data standards the Centers for Medicare &amp; Medicaid Services (CMS) Quality Reporting programs use for expressing 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28153E67" w14:textId="77777777" w:rsidR="00CA2EC7" w:rsidRDefault="00BF4F3D">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5207C451" w14:textId="77777777"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14:paraId="0F033B89" w14:textId="77777777" w:rsidR="00CA2EC7" w:rsidRDefault="00BF4F3D">
      <w:pPr>
        <w:pStyle w:val="Heading2"/>
      </w:pPr>
      <w:bookmarkStart w:id="377" w:name="_Toc495298937"/>
      <w:bookmarkStart w:id="378" w:name="_Toc511735435"/>
      <w:r>
        <w:t>Purpose</w:t>
      </w:r>
      <w:bookmarkEnd w:id="377"/>
      <w:bookmarkEnd w:id="378"/>
    </w:p>
    <w:p w14:paraId="0A0F9DA9" w14:textId="77777777" w:rsidR="00CA2EC7" w:rsidRDefault="00BF4F3D">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14201A4A" w14:textId="77777777" w:rsidR="00CA2EC7" w:rsidRDefault="00BF4F3D">
      <w:pPr>
        <w:pStyle w:val="Heading2"/>
      </w:pPr>
      <w:bookmarkStart w:id="379" w:name="_Toc495298938"/>
      <w:bookmarkStart w:id="380" w:name="_Toc498235588"/>
      <w:bookmarkStart w:id="381" w:name="_Toc511735436"/>
      <w:bookmarkEnd w:id="376"/>
      <w:r>
        <w:t>Application Description</w:t>
      </w:r>
      <w:bookmarkEnd w:id="379"/>
      <w:bookmarkEnd w:id="381"/>
    </w:p>
    <w:p w14:paraId="2E9D3DB5" w14:textId="77777777" w:rsidR="00CA2EC7" w:rsidRDefault="00BF4F3D">
      <w:r>
        <w:t>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eCQM containing the HQMF and CQL describing a measure and programmatically convert both into an executable format that allows calculation of the measure directly from the specification.</w:t>
      </w:r>
    </w:p>
    <w:p w14:paraId="615524C4" w14:textId="77777777" w:rsidR="00CA2EC7" w:rsidRDefault="00BF4F3D">
      <w:r>
        <w:lastRenderedPageBreak/>
        <w:t>The CMS Measure Authoring Tool is the primary source for eCQMs used by the Bonnie application. Measure developers use the MAT to build eCQMs and export those measures as measure bundles containing HQMF and one or more CQL libraries. These measure bundles can be downloaded from the MAT and loaded into the Bonnie user interface for measure testing.</w:t>
      </w:r>
    </w:p>
    <w:p w14:paraId="1A704F25" w14:textId="77777777" w:rsidR="00CA2EC7" w:rsidRDefault="00BF4F3D">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6198ED0C" w14:textId="77777777"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14:paraId="42CABE73" w14:textId="77777777" w:rsidR="00CA2EC7" w:rsidRDefault="00CA2EC7"/>
    <w:p w14:paraId="76F91A7D" w14:textId="77777777" w:rsidR="00CA2EC7" w:rsidRDefault="00CA2EC7">
      <w:pPr>
        <w:sectPr w:rsidR="00CA2EC7">
          <w:headerReference w:type="even" r:id="rId19"/>
          <w:headerReference w:type="default" r:id="rId20"/>
          <w:footerReference w:type="default" r:id="rId21"/>
          <w:headerReference w:type="first" r:id="rId22"/>
          <w:footerReference w:type="first" r:id="rId23"/>
          <w:pgSz w:w="12240" w:h="15840" w:code="1"/>
          <w:pgMar w:top="1440" w:right="1440" w:bottom="1440" w:left="1440" w:header="504" w:footer="504" w:gutter="0"/>
          <w:pgNumType w:start="1"/>
          <w:cols w:space="720"/>
          <w:titlePg/>
          <w:docGrid w:linePitch="360"/>
        </w:sectPr>
      </w:pPr>
    </w:p>
    <w:p w14:paraId="4D7A3002" w14:textId="77777777" w:rsidR="00CA2EC7" w:rsidRDefault="00BF4F3D">
      <w:pPr>
        <w:pStyle w:val="Heading1"/>
      </w:pPr>
      <w:bookmarkStart w:id="382" w:name="_Toc495298939"/>
      <w:bookmarkStart w:id="383" w:name="_Toc511735437"/>
      <w:r>
        <w:lastRenderedPageBreak/>
        <w:t>User Account Creation</w:t>
      </w:r>
      <w:bookmarkEnd w:id="382"/>
      <w:bookmarkEnd w:id="383"/>
    </w:p>
    <w:p w14:paraId="6390ADA4" w14:textId="77777777" w:rsidR="00CA2EC7" w:rsidRDefault="00BF4F3D">
      <w:pPr>
        <w:pStyle w:val="Heading2"/>
      </w:pPr>
      <w:bookmarkStart w:id="384" w:name="_Toc495298940"/>
      <w:bookmarkStart w:id="385" w:name="_Toc511735438"/>
      <w:r>
        <w:t>Login Page</w:t>
      </w:r>
      <w:bookmarkEnd w:id="384"/>
      <w:bookmarkEnd w:id="385"/>
    </w:p>
    <w:p w14:paraId="40626284" w14:textId="5FCD8668"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fldChar w:fldCharType="begin"/>
      </w:r>
      <w:r>
        <w:instrText xml:space="preserve"> REF _Ref459207064 </w:instrText>
      </w:r>
      <w:r>
        <w:fldChar w:fldCharType="separate"/>
      </w:r>
      <w:r w:rsidR="00F97739">
        <w:t xml:space="preserve">Figure </w:t>
      </w:r>
      <w:r w:rsidR="00F97739">
        <w:rPr>
          <w:noProof/>
        </w:rPr>
        <w:t>1</w:t>
      </w:r>
      <w:r>
        <w:rPr>
          <w:noProof/>
        </w:rPr>
        <w:fldChar w:fldCharType="end"/>
      </w:r>
      <w:r>
        <w:t xml:space="preserve"> shows the login screen for the Bonnie application. To log in, a user must provide the email address and password for a valid account.</w:t>
      </w:r>
    </w:p>
    <w:p w14:paraId="196A380C" w14:textId="77777777" w:rsidR="00CA2EC7" w:rsidRDefault="00BF4F3D">
      <w:pPr>
        <w:pStyle w:val="Figure"/>
      </w:pPr>
      <w:r>
        <w:rPr>
          <w:noProof/>
        </w:rPr>
        <w:drawing>
          <wp:inline distT="0" distB="0" distL="0" distR="0" wp14:anchorId="77536E99" wp14:editId="56C6C91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1AF4F2E3" w14:textId="6AF6332C" w:rsidR="00CA2EC7" w:rsidRDefault="00BF4F3D">
      <w:pPr>
        <w:pStyle w:val="FigureCaption"/>
      </w:pPr>
      <w:bookmarkStart w:id="386" w:name="_Ref459207064"/>
      <w:bookmarkStart w:id="387" w:name="_Toc511735467"/>
      <w:r>
        <w:t xml:space="preserve">Figure </w:t>
      </w:r>
      <w:r>
        <w:fldChar w:fldCharType="begin"/>
      </w:r>
      <w:r>
        <w:instrText xml:space="preserve"> SEQ Figure \* ARABIC </w:instrText>
      </w:r>
      <w:r>
        <w:fldChar w:fldCharType="separate"/>
      </w:r>
      <w:r w:rsidR="00F97739">
        <w:rPr>
          <w:noProof/>
        </w:rPr>
        <w:t>1</w:t>
      </w:r>
      <w:r>
        <w:rPr>
          <w:noProof/>
        </w:rPr>
        <w:fldChar w:fldCharType="end"/>
      </w:r>
      <w:bookmarkEnd w:id="386"/>
      <w:r>
        <w:t xml:space="preserve">. </w:t>
      </w:r>
      <w:bookmarkStart w:id="388" w:name="_Toc439152610"/>
      <w:bookmarkStart w:id="389" w:name="_Toc439152756"/>
      <w:bookmarkStart w:id="390" w:name="_Toc439154841"/>
      <w:r>
        <w:t>Bonnie Login Page</w:t>
      </w:r>
      <w:bookmarkEnd w:id="387"/>
      <w:bookmarkEnd w:id="388"/>
      <w:bookmarkEnd w:id="389"/>
      <w:bookmarkEnd w:id="390"/>
    </w:p>
    <w:p w14:paraId="4216AFBA" w14:textId="77777777" w:rsidR="00CA2EC7" w:rsidRDefault="00BF4F3D">
      <w:pPr>
        <w:pStyle w:val="Heading2"/>
      </w:pPr>
      <w:bookmarkStart w:id="391" w:name="_Toc439152897"/>
      <w:bookmarkStart w:id="392" w:name="_Toc439155293"/>
      <w:bookmarkStart w:id="393" w:name="_Toc439155655"/>
      <w:bookmarkStart w:id="394" w:name="_Toc439155735"/>
      <w:bookmarkStart w:id="395" w:name="_Toc439156644"/>
      <w:bookmarkStart w:id="396" w:name="_Toc439157810"/>
      <w:bookmarkStart w:id="397" w:name="_Toc439158054"/>
      <w:bookmarkStart w:id="398" w:name="_Toc439158236"/>
      <w:bookmarkStart w:id="399" w:name="_Toc439922475"/>
      <w:bookmarkStart w:id="400" w:name="_Toc439923945"/>
      <w:bookmarkStart w:id="401" w:name="_Toc439924014"/>
      <w:bookmarkStart w:id="402" w:name="_Toc495298941"/>
      <w:bookmarkStart w:id="403" w:name="_Toc511735439"/>
      <w:bookmarkEnd w:id="391"/>
      <w:bookmarkEnd w:id="392"/>
      <w:bookmarkEnd w:id="393"/>
      <w:bookmarkEnd w:id="394"/>
      <w:bookmarkEnd w:id="395"/>
      <w:bookmarkEnd w:id="396"/>
      <w:bookmarkEnd w:id="397"/>
      <w:bookmarkEnd w:id="398"/>
      <w:bookmarkEnd w:id="399"/>
      <w:bookmarkEnd w:id="400"/>
      <w:bookmarkEnd w:id="401"/>
      <w:r>
        <w:t>Creating a New User</w:t>
      </w:r>
      <w:bookmarkEnd w:id="402"/>
      <w:bookmarkEnd w:id="403"/>
    </w:p>
    <w:p w14:paraId="7B60546C" w14:textId="39AE4CDF" w:rsidR="00CA2EC7" w:rsidRDefault="00BF4F3D">
      <w:pPr>
        <w:spacing w:after="240"/>
      </w:pPr>
      <w:r>
        <w:t xml:space="preserve">A user can create a new account by clicking the “register” link on the login page. The register link brings the user to account creation page shown in </w:t>
      </w:r>
      <w:fldSimple w:instr=" REF _Ref459271439  \* MERGEFORMAT ">
        <w:r w:rsidR="00F97739">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3993BBFB" w14:textId="77777777" w:rsidR="00CA2EC7" w:rsidRDefault="00BF4F3D">
      <w:pPr>
        <w:pStyle w:val="Figure"/>
        <w:rPr>
          <w:b w:val="0"/>
        </w:rPr>
      </w:pPr>
      <w:r>
        <w:rPr>
          <w:noProof/>
        </w:rPr>
        <w:lastRenderedPageBreak/>
        <w:drawing>
          <wp:inline distT="0" distB="0" distL="0" distR="0" wp14:anchorId="231E15CF" wp14:editId="5437697C">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739F52B0" w14:textId="353DC7BA" w:rsidR="00CA2EC7" w:rsidRDefault="00BF4F3D">
      <w:pPr>
        <w:pStyle w:val="FigureCaption"/>
      </w:pPr>
      <w:bookmarkStart w:id="404" w:name="_Ref459271439"/>
      <w:bookmarkStart w:id="405" w:name="_Toc511735468"/>
      <w:r>
        <w:t xml:space="preserve">Figure </w:t>
      </w:r>
      <w:r>
        <w:fldChar w:fldCharType="begin"/>
      </w:r>
      <w:r>
        <w:instrText xml:space="preserve"> SEQ Figure \* ARABIC </w:instrText>
      </w:r>
      <w:r>
        <w:fldChar w:fldCharType="separate"/>
      </w:r>
      <w:r w:rsidR="00F97739">
        <w:rPr>
          <w:noProof/>
        </w:rPr>
        <w:t>2</w:t>
      </w:r>
      <w:r>
        <w:rPr>
          <w:noProof/>
        </w:rPr>
        <w:fldChar w:fldCharType="end"/>
      </w:r>
      <w:bookmarkEnd w:id="404"/>
      <w:r>
        <w:rPr>
          <w:bCs/>
        </w:rPr>
        <w:t>.</w:t>
      </w:r>
      <w:r>
        <w:t xml:space="preserve"> Account Registration Page</w:t>
      </w:r>
      <w:bookmarkEnd w:id="405"/>
    </w:p>
    <w:p w14:paraId="42342738" w14:textId="77777777" w:rsidR="00CA2EC7" w:rsidRDefault="00BF4F3D">
      <w:pPr>
        <w:pStyle w:val="Heading2"/>
      </w:pPr>
      <w:bookmarkStart w:id="406" w:name="_Toc439152899"/>
      <w:bookmarkStart w:id="407" w:name="_Toc439155295"/>
      <w:bookmarkStart w:id="408" w:name="_Toc439155657"/>
      <w:bookmarkStart w:id="409" w:name="_Toc439155737"/>
      <w:bookmarkStart w:id="410" w:name="_Toc439156646"/>
      <w:bookmarkStart w:id="411" w:name="_Toc439157812"/>
      <w:bookmarkStart w:id="412" w:name="_Toc439158056"/>
      <w:bookmarkStart w:id="413" w:name="_Toc439158238"/>
      <w:bookmarkStart w:id="414" w:name="_Toc439922477"/>
      <w:bookmarkStart w:id="415" w:name="_Toc439923947"/>
      <w:bookmarkStart w:id="416" w:name="_Toc439924016"/>
      <w:bookmarkStart w:id="417" w:name="_Toc439152900"/>
      <w:bookmarkStart w:id="418" w:name="_Toc439155296"/>
      <w:bookmarkStart w:id="419" w:name="_Toc439155658"/>
      <w:bookmarkStart w:id="420" w:name="_Toc439155738"/>
      <w:bookmarkStart w:id="421" w:name="_Toc439156647"/>
      <w:bookmarkStart w:id="422" w:name="_Toc439157813"/>
      <w:bookmarkStart w:id="423" w:name="_Toc439158057"/>
      <w:bookmarkStart w:id="424" w:name="_Toc439158239"/>
      <w:bookmarkStart w:id="425" w:name="_Toc439922478"/>
      <w:bookmarkStart w:id="426" w:name="_Toc439923948"/>
      <w:bookmarkStart w:id="427" w:name="_Toc439924017"/>
      <w:bookmarkStart w:id="428" w:name="_Toc495298942"/>
      <w:bookmarkStart w:id="429" w:name="_Toc511735440"/>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t>Resetting a Password</w:t>
      </w:r>
      <w:bookmarkEnd w:id="428"/>
      <w:bookmarkEnd w:id="429"/>
    </w:p>
    <w:p w14:paraId="65D15DCB" w14:textId="722CC908" w:rsidR="00CA2EC7" w:rsidRDefault="00BF4F3D">
      <w:pPr>
        <w:spacing w:after="240"/>
      </w:pPr>
      <w:r>
        <w:t xml:space="preserve">If a user forgets a password or an account is locked, the user can reset the password using the password reset page shown in </w:t>
      </w:r>
      <w:r>
        <w:fldChar w:fldCharType="begin"/>
      </w:r>
      <w:r>
        <w:instrText xml:space="preserve"> REF _Ref493760084 </w:instrText>
      </w:r>
      <w:r>
        <w:fldChar w:fldCharType="separate"/>
      </w:r>
      <w:r w:rsidR="00F97739">
        <w:t xml:space="preserve">Figure </w:t>
      </w:r>
      <w:r w:rsidR="00F97739">
        <w:rPr>
          <w:noProof/>
        </w:rPr>
        <w:t>3</w:t>
      </w:r>
      <w:r>
        <w:rPr>
          <w:noProof/>
        </w:rPr>
        <w:fldChar w:fldCharType="end"/>
      </w:r>
      <w:r>
        <w:t>. This page is accessed from the “forgot password?” link on the login page (</w:t>
      </w:r>
      <w:r>
        <w:fldChar w:fldCharType="begin"/>
      </w:r>
      <w:r>
        <w:instrText xml:space="preserve"> REF _Ref459207064</w:instrText>
      </w:r>
      <w:r>
        <w:fldChar w:fldCharType="separate"/>
      </w:r>
      <w:r w:rsidR="00F97739">
        <w:t xml:space="preserve">Figure </w:t>
      </w:r>
      <w:r w:rsidR="00F97739">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2C081568" w14:textId="77777777" w:rsidR="00CA2EC7" w:rsidRDefault="00BF4F3D">
      <w:pPr>
        <w:pStyle w:val="Figure"/>
        <w:rPr>
          <w:b w:val="0"/>
        </w:rPr>
      </w:pPr>
      <w:r>
        <w:rPr>
          <w:noProof/>
        </w:rPr>
        <w:drawing>
          <wp:inline distT="0" distB="0" distL="0" distR="0" wp14:anchorId="6CD6983B" wp14:editId="7F9AF5A2">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4D29F665" w14:textId="416C811C" w:rsidR="00CA2EC7" w:rsidRDefault="00BF4F3D">
      <w:pPr>
        <w:pStyle w:val="FigureCaption"/>
      </w:pPr>
      <w:bookmarkStart w:id="430" w:name="_Ref493760084"/>
      <w:bookmarkStart w:id="431" w:name="_Toc511735469"/>
      <w:r>
        <w:t xml:space="preserve">Figure </w:t>
      </w:r>
      <w:r>
        <w:fldChar w:fldCharType="begin"/>
      </w:r>
      <w:r>
        <w:instrText xml:space="preserve"> SEQ Figure \* ARABIC </w:instrText>
      </w:r>
      <w:r>
        <w:fldChar w:fldCharType="separate"/>
      </w:r>
      <w:r w:rsidR="00F97739">
        <w:rPr>
          <w:noProof/>
        </w:rPr>
        <w:t>3</w:t>
      </w:r>
      <w:r>
        <w:rPr>
          <w:noProof/>
        </w:rPr>
        <w:fldChar w:fldCharType="end"/>
      </w:r>
      <w:bookmarkEnd w:id="430"/>
      <w:r>
        <w:t xml:space="preserve">. </w:t>
      </w:r>
      <w:bookmarkStart w:id="432" w:name="_Toc439154842"/>
      <w:r>
        <w:t>Password Reset Page</w:t>
      </w:r>
      <w:bookmarkEnd w:id="431"/>
      <w:bookmarkEnd w:id="432"/>
    </w:p>
    <w:p w14:paraId="5DDE62B2" w14:textId="77777777" w:rsidR="00CA2EC7" w:rsidRDefault="00BF4F3D">
      <w:pPr>
        <w:pStyle w:val="Heading2"/>
      </w:pPr>
      <w:bookmarkStart w:id="433" w:name="_Toc439152902"/>
      <w:bookmarkStart w:id="434" w:name="_Toc439155298"/>
      <w:bookmarkStart w:id="435" w:name="_Toc439155660"/>
      <w:bookmarkStart w:id="436" w:name="_Toc439155740"/>
      <w:bookmarkStart w:id="437" w:name="_Toc439156649"/>
      <w:bookmarkStart w:id="438" w:name="_Toc439157815"/>
      <w:bookmarkStart w:id="439" w:name="_Toc439158059"/>
      <w:bookmarkStart w:id="440" w:name="_Toc439158241"/>
      <w:bookmarkStart w:id="441" w:name="_Toc439922480"/>
      <w:bookmarkStart w:id="442" w:name="_Toc439923950"/>
      <w:bookmarkStart w:id="443" w:name="_Toc439924019"/>
      <w:bookmarkStart w:id="444" w:name="_Toc495298943"/>
      <w:bookmarkStart w:id="445" w:name="_Toc511735441"/>
      <w:bookmarkEnd w:id="433"/>
      <w:bookmarkEnd w:id="434"/>
      <w:bookmarkEnd w:id="435"/>
      <w:bookmarkEnd w:id="436"/>
      <w:bookmarkEnd w:id="437"/>
      <w:bookmarkEnd w:id="438"/>
      <w:bookmarkEnd w:id="439"/>
      <w:bookmarkEnd w:id="440"/>
      <w:bookmarkEnd w:id="441"/>
      <w:bookmarkEnd w:id="442"/>
      <w:bookmarkEnd w:id="443"/>
      <w:r>
        <w:lastRenderedPageBreak/>
        <w:t>Account Management</w:t>
      </w:r>
      <w:bookmarkEnd w:id="444"/>
      <w:bookmarkEnd w:id="445"/>
    </w:p>
    <w:p w14:paraId="377D36FB" w14:textId="25FBE931" w:rsidR="00CA2EC7" w:rsidRDefault="00BF4F3D">
      <w:pPr>
        <w:spacing w:after="240"/>
      </w:pPr>
      <w:r>
        <w:t xml:space="preserve">After logging into the application, the user can change the information associated with the account by accessing the account management page shown in </w:t>
      </w:r>
      <w:r>
        <w:fldChar w:fldCharType="begin"/>
      </w:r>
      <w:r>
        <w:instrText xml:space="preserve"> REF _Ref493760212 </w:instrText>
      </w:r>
      <w:r>
        <w:fldChar w:fldCharType="separate"/>
      </w:r>
      <w:r w:rsidR="00F97739">
        <w:t xml:space="preserve">Figure </w:t>
      </w:r>
      <w:r w:rsidR="00F97739">
        <w:rPr>
          <w:noProof/>
        </w:rPr>
        <w:t>4</w:t>
      </w:r>
      <w:r>
        <w:rPr>
          <w:noProof/>
        </w:rPr>
        <w:fldChar w:fldCharType="end"/>
      </w:r>
      <w:r>
        <w:t xml:space="preserve">. The account management page can be opened by clicking the “Account” link in the application header shown at the top of </w:t>
      </w:r>
      <w:r>
        <w:fldChar w:fldCharType="begin"/>
      </w:r>
      <w:r>
        <w:instrText xml:space="preserve"> REF _Ref493760212 </w:instrText>
      </w:r>
      <w:r>
        <w:fldChar w:fldCharType="separate"/>
      </w:r>
      <w:r w:rsidR="00F97739">
        <w:t xml:space="preserve">Figure </w:t>
      </w:r>
      <w:r w:rsidR="00F97739">
        <w:rPr>
          <w:noProof/>
        </w:rPr>
        <w:t>4</w:t>
      </w:r>
      <w:r>
        <w:rPr>
          <w:noProof/>
        </w:rPr>
        <w:fldChar w:fldCharType="end"/>
      </w:r>
      <w:r>
        <w:t>. From this page, users can change the information provided during the registration process and select a new password for their account.</w:t>
      </w:r>
    </w:p>
    <w:p w14:paraId="59B31FBC" w14:textId="77777777" w:rsidR="00CA2EC7" w:rsidRDefault="00BF4F3D">
      <w:pPr>
        <w:pStyle w:val="Figure"/>
        <w:rPr>
          <w:b w:val="0"/>
        </w:rPr>
      </w:pPr>
      <w:r>
        <w:rPr>
          <w:noProof/>
        </w:rPr>
        <w:drawing>
          <wp:inline distT="0" distB="0" distL="0" distR="0" wp14:anchorId="76CE3EC2" wp14:editId="614AA2DE">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754" cy="2146328"/>
                    </a:xfrm>
                    <a:prstGeom prst="rect">
                      <a:avLst/>
                    </a:prstGeom>
                    <a:ln>
                      <a:solidFill>
                        <a:schemeClr val="tx1"/>
                      </a:solidFill>
                    </a:ln>
                  </pic:spPr>
                </pic:pic>
              </a:graphicData>
            </a:graphic>
          </wp:inline>
        </w:drawing>
      </w:r>
    </w:p>
    <w:p w14:paraId="47D5665C" w14:textId="1107CCF9" w:rsidR="00CA2EC7" w:rsidRDefault="00BF4F3D">
      <w:pPr>
        <w:pStyle w:val="FigureCaption"/>
      </w:pPr>
      <w:bookmarkStart w:id="446" w:name="_Ref493760212"/>
      <w:bookmarkStart w:id="447" w:name="_Toc511735470"/>
      <w:r>
        <w:t xml:space="preserve">Figure </w:t>
      </w:r>
      <w:r>
        <w:fldChar w:fldCharType="begin"/>
      </w:r>
      <w:r>
        <w:instrText xml:space="preserve"> SEQ Figure \* ARABIC </w:instrText>
      </w:r>
      <w:r>
        <w:fldChar w:fldCharType="separate"/>
      </w:r>
      <w:r w:rsidR="00F97739">
        <w:rPr>
          <w:noProof/>
        </w:rPr>
        <w:t>4</w:t>
      </w:r>
      <w:r>
        <w:rPr>
          <w:noProof/>
        </w:rPr>
        <w:fldChar w:fldCharType="end"/>
      </w:r>
      <w:bookmarkEnd w:id="446"/>
      <w:r>
        <w:rPr>
          <w:noProof/>
        </w:rPr>
        <w:t>.</w:t>
      </w:r>
      <w:r>
        <w:t xml:space="preserve"> Account Management Page</w:t>
      </w:r>
      <w:bookmarkEnd w:id="447"/>
    </w:p>
    <w:p w14:paraId="60C4A2F3" w14:textId="77777777" w:rsidR="00CA2EC7" w:rsidRDefault="00CA2EC7">
      <w:pPr>
        <w:sectPr w:rsidR="00CA2EC7">
          <w:headerReference w:type="first" r:id="rId28"/>
          <w:footerReference w:type="first" r:id="rId29"/>
          <w:pgSz w:w="12240" w:h="15840" w:code="1"/>
          <w:pgMar w:top="1440" w:right="1440" w:bottom="1440" w:left="1440" w:header="504" w:footer="504" w:gutter="0"/>
          <w:cols w:space="720"/>
          <w:titlePg/>
          <w:docGrid w:linePitch="360"/>
        </w:sectPr>
      </w:pPr>
    </w:p>
    <w:p w14:paraId="72AC21B6" w14:textId="77777777" w:rsidR="00CA2EC7" w:rsidRDefault="00BF4F3D">
      <w:pPr>
        <w:pStyle w:val="Heading1"/>
      </w:pPr>
      <w:bookmarkStart w:id="448" w:name="_Toc495298944"/>
      <w:bookmarkStart w:id="449" w:name="_Toc511735442"/>
      <w:r>
        <w:lastRenderedPageBreak/>
        <w:t>Measure Dashboard</w:t>
      </w:r>
      <w:bookmarkEnd w:id="448"/>
      <w:bookmarkEnd w:id="449"/>
    </w:p>
    <w:p w14:paraId="5096305D" w14:textId="77777777" w:rsidR="00CA2EC7" w:rsidRDefault="00BF4F3D">
      <w:pPr>
        <w:pStyle w:val="Heading2"/>
      </w:pPr>
      <w:bookmarkStart w:id="450" w:name="_Toc495298945"/>
      <w:bookmarkStart w:id="451" w:name="_Toc511735443"/>
      <w:r>
        <w:t>Overview</w:t>
      </w:r>
      <w:bookmarkEnd w:id="450"/>
      <w:bookmarkEnd w:id="451"/>
    </w:p>
    <w:p w14:paraId="2CCA3355" w14:textId="3ECAE551" w:rsidR="00CA2EC7" w:rsidRDefault="00BF4F3D">
      <w:pPr>
        <w:spacing w:after="240"/>
      </w:pPr>
      <w:r>
        <w:t xml:space="preserve">The Measure Dashboard page,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64200BA9" w14:textId="77777777" w:rsidR="00CA2EC7" w:rsidRDefault="00BF4F3D">
      <w:pPr>
        <w:pStyle w:val="Figure"/>
      </w:pPr>
      <w:r>
        <w:rPr>
          <w:noProof/>
        </w:rPr>
        <w:drawing>
          <wp:inline distT="0" distB="0" distL="0" distR="0" wp14:anchorId="07570B60" wp14:editId="315C047E">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566160"/>
                    </a:xfrm>
                    <a:prstGeom prst="rect">
                      <a:avLst/>
                    </a:prstGeom>
                    <a:ln>
                      <a:solidFill>
                        <a:schemeClr val="tx1"/>
                      </a:solidFill>
                    </a:ln>
                  </pic:spPr>
                </pic:pic>
              </a:graphicData>
            </a:graphic>
          </wp:inline>
        </w:drawing>
      </w:r>
      <w:bookmarkStart w:id="452" w:name="_Ref467148223"/>
    </w:p>
    <w:p w14:paraId="3C6C2CAF" w14:textId="69D1290F" w:rsidR="00CA2EC7" w:rsidRDefault="00BF4F3D">
      <w:pPr>
        <w:pStyle w:val="FigureCaption"/>
      </w:pPr>
      <w:bookmarkStart w:id="453" w:name="_Ref498449184"/>
      <w:bookmarkStart w:id="454" w:name="_Toc511735471"/>
      <w:r>
        <w:t xml:space="preserve">Figure </w:t>
      </w:r>
      <w:r>
        <w:fldChar w:fldCharType="begin"/>
      </w:r>
      <w:r>
        <w:instrText xml:space="preserve"> SEQ Figure \* ARABIC </w:instrText>
      </w:r>
      <w:r>
        <w:fldChar w:fldCharType="separate"/>
      </w:r>
      <w:r w:rsidR="00F97739">
        <w:rPr>
          <w:noProof/>
        </w:rPr>
        <w:t>5</w:t>
      </w:r>
      <w:r>
        <w:rPr>
          <w:noProof/>
        </w:rPr>
        <w:fldChar w:fldCharType="end"/>
      </w:r>
      <w:bookmarkEnd w:id="452"/>
      <w:bookmarkEnd w:id="453"/>
      <w:r>
        <w:t>. Measure Dashboard View</w:t>
      </w:r>
      <w:bookmarkEnd w:id="454"/>
    </w:p>
    <w:p w14:paraId="1CFB0AB2" w14:textId="3D0B229F" w:rsidR="00CA2EC7" w:rsidRDefault="00BF4F3D">
      <w:r>
        <w:t xml:space="preserve">The Measure Dashboard View employs the following user interface (UI) elements (indicated by their item numbers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w:t>
      </w:r>
    </w:p>
    <w:p w14:paraId="65D60F53" w14:textId="77777777"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14:paraId="6016D9FD" w14:textId="77777777" w:rsidR="00CA2EC7" w:rsidRDefault="00BF4F3D">
      <w:pPr>
        <w:pStyle w:val="NumberedList"/>
        <w:numPr>
          <w:ilvl w:val="0"/>
          <w:numId w:val="39"/>
        </w:numPr>
      </w:pPr>
      <w:r>
        <w:t>Measure Period Date – Displays the measurement period used for calculating measures.</w:t>
      </w:r>
    </w:p>
    <w:p w14:paraId="67B59BE5" w14:textId="77777777" w:rsidR="00CA2EC7" w:rsidRDefault="00BF4F3D">
      <w:pPr>
        <w:pStyle w:val="NumberedList"/>
        <w:numPr>
          <w:ilvl w:val="0"/>
          <w:numId w:val="39"/>
        </w:numPr>
      </w:pPr>
      <w:r>
        <w:t>Upload Button – Allows the user to upload a new measure.</w:t>
      </w:r>
    </w:p>
    <w:p w14:paraId="3D2A89FE" w14:textId="77777777" w:rsidR="00CA2EC7" w:rsidRDefault="00BF4F3D">
      <w:pPr>
        <w:pStyle w:val="NumberedList"/>
        <w:numPr>
          <w:ilvl w:val="0"/>
          <w:numId w:val="39"/>
        </w:numPr>
      </w:pPr>
      <w:r>
        <w:t>Expected Column – Displays the percentage of passing patients for the measure.</w:t>
      </w:r>
    </w:p>
    <w:p w14:paraId="23FC9B09" w14:textId="77777777" w:rsidR="00CA2EC7" w:rsidRDefault="00BF4F3D">
      <w:pPr>
        <w:pStyle w:val="NumberedList"/>
        <w:numPr>
          <w:ilvl w:val="0"/>
          <w:numId w:val="39"/>
        </w:numPr>
      </w:pPr>
      <w:r>
        <w:t>Status Column – Displays the status of the measure (New, Pass, Fail).</w:t>
      </w:r>
    </w:p>
    <w:p w14:paraId="2CD45FDE" w14:textId="77777777" w:rsidR="00CA2EC7" w:rsidRDefault="00BF4F3D">
      <w:pPr>
        <w:pStyle w:val="NumberedList"/>
        <w:numPr>
          <w:ilvl w:val="0"/>
          <w:numId w:val="39"/>
        </w:numPr>
      </w:pPr>
      <w:r>
        <w:t>Test Patient Column – Displays the number of patients passing out of the total number of patients.</w:t>
      </w:r>
    </w:p>
    <w:p w14:paraId="6A6E98F2" w14:textId="77777777" w:rsidR="00CA2EC7" w:rsidRDefault="00BF4F3D">
      <w:pPr>
        <w:pStyle w:val="NumberedList"/>
        <w:numPr>
          <w:ilvl w:val="0"/>
          <w:numId w:val="39"/>
        </w:numPr>
      </w:pPr>
      <w:r>
        <w:lastRenderedPageBreak/>
        <w:t>Measure Title – Displays the title for the measure and allows navigation to the measure view.</w:t>
      </w:r>
    </w:p>
    <w:p w14:paraId="2FEE58D4" w14:textId="77777777" w:rsidR="00CA2EC7" w:rsidRDefault="00BF4F3D">
      <w:pPr>
        <w:pStyle w:val="NumberedList"/>
        <w:numPr>
          <w:ilvl w:val="0"/>
          <w:numId w:val="39"/>
        </w:numPr>
      </w:pPr>
      <w:r>
        <w:t>Subpopulation and stratification titles – Displays the titles for subpopulations or stratifications of a measure.</w:t>
      </w:r>
    </w:p>
    <w:p w14:paraId="65D2797B" w14:textId="77777777" w:rsidR="00CA2EC7" w:rsidRDefault="00BF4F3D">
      <w:pPr>
        <w:pStyle w:val="NumberedList"/>
        <w:numPr>
          <w:ilvl w:val="0"/>
          <w:numId w:val="39"/>
        </w:numPr>
      </w:pPr>
      <w:r>
        <w:t>Edit Title Button – Allows the user to rename a subpopulation or stratification.</w:t>
      </w:r>
    </w:p>
    <w:p w14:paraId="568B53ED" w14:textId="77777777" w:rsidR="00CA2EC7" w:rsidRDefault="00BF4F3D">
      <w:pPr>
        <w:pStyle w:val="NumberedList"/>
        <w:numPr>
          <w:ilvl w:val="0"/>
          <w:numId w:val="39"/>
        </w:numPr>
      </w:pPr>
      <w:r>
        <w:t>Update Button – Allows the user to update a previously loaded measure.</w:t>
      </w:r>
    </w:p>
    <w:p w14:paraId="3A1F88AF" w14:textId="77777777" w:rsidR="00CA2EC7" w:rsidRDefault="00BF4F3D">
      <w:pPr>
        <w:pStyle w:val="NumberedListLast"/>
        <w:numPr>
          <w:ilvl w:val="0"/>
          <w:numId w:val="39"/>
        </w:numPr>
      </w:pPr>
      <w:r>
        <w:t>Add Patient Button – Allows the user to start building a new patient for a measure.</w:t>
      </w:r>
    </w:p>
    <w:p w14:paraId="66CB7664" w14:textId="77777777" w:rsidR="00CA2EC7" w:rsidRDefault="00BF4F3D">
      <w:pPr>
        <w:pStyle w:val="Heading2"/>
      </w:pPr>
      <w:bookmarkStart w:id="455" w:name="_Toc439155302"/>
      <w:bookmarkStart w:id="456" w:name="_Toc439155664"/>
      <w:bookmarkStart w:id="457" w:name="_Toc439155744"/>
      <w:bookmarkStart w:id="458" w:name="_Toc439156653"/>
      <w:bookmarkStart w:id="459" w:name="_Toc439157819"/>
      <w:bookmarkStart w:id="460" w:name="_Toc439158063"/>
      <w:bookmarkStart w:id="461" w:name="_Toc439158245"/>
      <w:bookmarkStart w:id="462" w:name="_Toc439922484"/>
      <w:bookmarkStart w:id="463" w:name="_Toc439923954"/>
      <w:bookmarkStart w:id="464" w:name="_Toc439924023"/>
      <w:bookmarkStart w:id="465" w:name="_Toc495298946"/>
      <w:bookmarkStart w:id="466" w:name="_Toc511735444"/>
      <w:bookmarkEnd w:id="455"/>
      <w:bookmarkEnd w:id="456"/>
      <w:bookmarkEnd w:id="457"/>
      <w:bookmarkEnd w:id="458"/>
      <w:bookmarkEnd w:id="459"/>
      <w:bookmarkEnd w:id="460"/>
      <w:bookmarkEnd w:id="461"/>
      <w:bookmarkEnd w:id="462"/>
      <w:bookmarkEnd w:id="463"/>
      <w:bookmarkEnd w:id="464"/>
      <w:r>
        <w:t>Loading a New Measure</w:t>
      </w:r>
      <w:bookmarkEnd w:id="465"/>
      <w:bookmarkEnd w:id="466"/>
    </w:p>
    <w:p w14:paraId="2689CBD9" w14:textId="529B3321" w:rsidR="00CA2EC7" w:rsidRDefault="00BF4F3D">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fldChar w:fldCharType="begin"/>
      </w:r>
      <w:r>
        <w:instrText xml:space="preserve"> REF _Ref493779228 </w:instrText>
      </w:r>
      <w:r>
        <w:fldChar w:fldCharType="separate"/>
      </w:r>
      <w:ins w:id="467" w:author="Lizzie Charbonneau" w:date="2018-04-17T13:35:00Z">
        <w:r w:rsidR="00F97739" w:rsidRPr="00BF4F3D">
          <w:rPr>
            <w:highlight w:val="yellow"/>
            <w:rPrChange w:id="468" w:author="Lizzie Charbonneau" w:date="2018-04-17T09:05:00Z">
              <w:rPr/>
            </w:rPrChange>
          </w:rPr>
          <w:t xml:space="preserve">Figure </w:t>
        </w:r>
        <w:r w:rsidR="00F97739">
          <w:rPr>
            <w:noProof/>
            <w:highlight w:val="yellow"/>
          </w:rPr>
          <w:t>6</w:t>
        </w:r>
      </w:ins>
      <w:del w:id="469" w:author="Lizzie Charbonneau" w:date="2018-04-17T12:41:00Z">
        <w:r w:rsidDel="002C6EB8">
          <w:delText xml:space="preserve">Figure </w:delText>
        </w:r>
        <w:r w:rsidDel="002C6EB8">
          <w:rPr>
            <w:noProof/>
          </w:rPr>
          <w:delText>6</w:delText>
        </w:r>
      </w:del>
      <w:r>
        <w:rPr>
          <w:noProof/>
        </w:rPr>
        <w:fldChar w:fldCharType="end"/>
      </w:r>
      <w:r>
        <w:t>, prompts the user to upload a measure.</w:t>
      </w:r>
    </w:p>
    <w:p w14:paraId="0F5DFE6E" w14:textId="3C985897" w:rsidR="00CA2EC7" w:rsidRDefault="00BF4F3D">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ins w:id="470" w:author="Lizzie Charbonneau" w:date="2018-04-17T12:31:00Z">
        <w:r w:rsidR="00DD30A7">
          <w:t xml:space="preserve"> </w:t>
        </w:r>
      </w:ins>
      <w:ins w:id="471" w:author="Lizzie Charbonneau" w:date="2018-04-17T13:37:00Z">
        <w:r w:rsidR="00690C9F">
          <w:t>To upload</w:t>
        </w:r>
      </w:ins>
      <w:ins w:id="472" w:author="Lizzie Charbonneau" w:date="2018-04-17T12:31:00Z">
        <w:r w:rsidR="00690C9F">
          <w:t xml:space="preserve"> a new measure</w:t>
        </w:r>
      </w:ins>
      <w:ins w:id="473" w:author="Lizzie Charbonneau" w:date="2018-04-17T13:37:00Z">
        <w:r w:rsidR="00690C9F">
          <w:t xml:space="preserve">, </w:t>
        </w:r>
      </w:ins>
      <w:ins w:id="474" w:author="Lizzie Charbonneau" w:date="2018-04-17T12:31:00Z">
        <w:r w:rsidR="00DD30A7">
          <w:t xml:space="preserve">click the “Upload” button (item </w:t>
        </w:r>
        <w:r w:rsidR="00DD30A7">
          <w:rPr>
            <w:rStyle w:val="numberreference"/>
            <w:rFonts w:ascii="Times New Roman" w:hAnsi="Times New Roman"/>
            <w:b w:val="0"/>
            <w:color w:val="auto"/>
          </w:rPr>
          <w:t xml:space="preserve">#3 in </w:t>
        </w:r>
        <w:r w:rsidR="00DD30A7">
          <w:rPr>
            <w:rStyle w:val="numberreference"/>
            <w:rFonts w:ascii="Times New Roman" w:hAnsi="Times New Roman"/>
            <w:b w:val="0"/>
            <w:color w:val="auto"/>
          </w:rPr>
          <w:fldChar w:fldCharType="begin"/>
        </w:r>
        <w:r w:rsidR="00DD30A7">
          <w:rPr>
            <w:rStyle w:val="numberreference"/>
            <w:rFonts w:ascii="Times New Roman" w:hAnsi="Times New Roman"/>
            <w:b w:val="0"/>
            <w:color w:val="auto"/>
          </w:rPr>
          <w:instrText xml:space="preserve"> REF _Ref498449184 </w:instrText>
        </w:r>
        <w:r w:rsidR="00DD30A7">
          <w:rPr>
            <w:rStyle w:val="numberreference"/>
            <w:rFonts w:ascii="Times New Roman" w:hAnsi="Times New Roman"/>
            <w:b w:val="0"/>
            <w:color w:val="auto"/>
          </w:rPr>
          <w:fldChar w:fldCharType="separate"/>
        </w:r>
      </w:ins>
      <w:ins w:id="475" w:author="Lizzie Charbonneau" w:date="2018-04-17T13:35:00Z">
        <w:r w:rsidR="00F97739">
          <w:t xml:space="preserve">Figure </w:t>
        </w:r>
        <w:r w:rsidR="00F97739">
          <w:rPr>
            <w:noProof/>
          </w:rPr>
          <w:t>5</w:t>
        </w:r>
      </w:ins>
      <w:ins w:id="476" w:author="Lizzie Charbonneau" w:date="2018-04-17T12:31:00Z">
        <w:r w:rsidR="00DD30A7">
          <w:rPr>
            <w:rStyle w:val="numberreference"/>
            <w:rFonts w:ascii="Times New Roman" w:hAnsi="Times New Roman"/>
            <w:b w:val="0"/>
            <w:color w:val="auto"/>
          </w:rPr>
          <w:fldChar w:fldCharType="end"/>
        </w:r>
        <w:r w:rsidR="00DD30A7">
          <w:t xml:space="preserve">) on the Measure Dashboard, which opens the New Measure Dialog shown in </w:t>
        </w:r>
        <w:r w:rsidR="00DD30A7">
          <w:fldChar w:fldCharType="begin"/>
        </w:r>
        <w:r w:rsidR="00DD30A7">
          <w:instrText xml:space="preserve"> REF _Ref493779228 </w:instrText>
        </w:r>
        <w:r w:rsidR="00DD30A7">
          <w:fldChar w:fldCharType="separate"/>
        </w:r>
      </w:ins>
      <w:ins w:id="477" w:author="Lizzie Charbonneau" w:date="2018-04-17T13:35:00Z">
        <w:r w:rsidR="00F97739" w:rsidRPr="00BF4F3D">
          <w:rPr>
            <w:highlight w:val="yellow"/>
            <w:rPrChange w:id="478" w:author="Lizzie Charbonneau" w:date="2018-04-17T09:05:00Z">
              <w:rPr/>
            </w:rPrChange>
          </w:rPr>
          <w:t xml:space="preserve">Figure </w:t>
        </w:r>
        <w:r w:rsidR="00F97739">
          <w:rPr>
            <w:noProof/>
            <w:highlight w:val="yellow"/>
          </w:rPr>
          <w:t>6</w:t>
        </w:r>
      </w:ins>
      <w:ins w:id="479" w:author="Lizzie Charbonneau" w:date="2018-04-17T12:31:00Z">
        <w:r w:rsidR="00DD30A7">
          <w:rPr>
            <w:noProof/>
          </w:rPr>
          <w:fldChar w:fldCharType="end"/>
        </w:r>
        <w:r w:rsidR="00DD30A7">
          <w:t>.</w:t>
        </w:r>
      </w:ins>
    </w:p>
    <w:p w14:paraId="23F67716" w14:textId="77777777" w:rsidR="00CA2EC7" w:rsidDel="00DD30A7" w:rsidRDefault="00BF4F3D">
      <w:pPr>
        <w:spacing w:after="240"/>
        <w:rPr>
          <w:moveFrom w:id="480" w:author="Lizzie Charbonneau" w:date="2018-04-17T12:32:00Z"/>
        </w:rPr>
      </w:pPr>
      <w:moveFromRangeStart w:id="481" w:author="Lizzie Charbonneau" w:date="2018-04-17T12:32:00Z" w:name="move511731664"/>
      <w:moveFrom w:id="482" w:author="Lizzie Charbonneau" w:date="2018-04-17T12:32:00Z">
        <w:r w:rsidDel="00DD30A7">
          <w:t>The steps for loading a new measure into Bonnie are as follows:</w:t>
        </w:r>
      </w:moveFrom>
    </w:p>
    <w:p w14:paraId="41435884" w14:textId="77777777" w:rsidR="00CA2EC7" w:rsidDel="00DD30A7" w:rsidRDefault="00BF4F3D">
      <w:pPr>
        <w:pStyle w:val="NumberedList"/>
        <w:rPr>
          <w:moveFrom w:id="483" w:author="Lizzie Charbonneau" w:date="2018-04-17T12:32:00Z"/>
        </w:rPr>
      </w:pPr>
      <w:moveFrom w:id="484" w:author="Lizzie Charbonneau" w:date="2018-04-17T12:32:00Z">
        <w:r w:rsidDel="00DD30A7">
          <w:t xml:space="preserve">Click the “Upload” button (item </w:t>
        </w:r>
        <w:r w:rsidDel="00DD30A7">
          <w:rPr>
            <w:rStyle w:val="numberreference"/>
            <w:rFonts w:ascii="Times New Roman" w:hAnsi="Times New Roman"/>
            <w:b w:val="0"/>
            <w:color w:val="auto"/>
          </w:rPr>
          <w:t xml:space="preserve">#3 in </w: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instrText xml:space="preserve"> REF _Ref498449184 </w:instrText>
        </w:r>
        <w:r w:rsidDel="00DD30A7">
          <w:rPr>
            <w:rStyle w:val="numberreference"/>
            <w:rFonts w:ascii="Times New Roman" w:hAnsi="Times New Roman"/>
            <w:b w:val="0"/>
            <w:color w:val="auto"/>
          </w:rPr>
          <w:fldChar w:fldCharType="separate"/>
        </w:r>
        <w:r w:rsidDel="00DD30A7">
          <w:t xml:space="preserve">Figure </w:t>
        </w:r>
        <w:r w:rsidDel="00DD30A7">
          <w:rPr>
            <w:noProof/>
          </w:rPr>
          <w:t>5</w:t>
        </w:r>
        <w:r w:rsidDel="00DD30A7">
          <w:rPr>
            <w:rStyle w:val="numberreference"/>
            <w:rFonts w:ascii="Times New Roman" w:hAnsi="Times New Roman"/>
            <w:b w:val="0"/>
            <w:color w:val="auto"/>
          </w:rPr>
          <w:fldChar w:fldCharType="end"/>
        </w:r>
        <w:r w:rsidDel="00DD30A7">
          <w:t xml:space="preserve">) on the Measure Dashboard, which opens the New Measure Dialog shown in </w:t>
        </w:r>
        <w:r w:rsidDel="00DD30A7">
          <w:fldChar w:fldCharType="begin"/>
        </w:r>
        <w:r w:rsidDel="00DD30A7">
          <w:instrText xml:space="preserve"> REF _Ref493779228 </w:instrText>
        </w:r>
        <w:r w:rsidDel="00DD30A7">
          <w:fldChar w:fldCharType="separate"/>
        </w:r>
        <w:r w:rsidDel="00DD30A7">
          <w:t xml:space="preserve">Figure </w:t>
        </w:r>
        <w:r w:rsidDel="00DD30A7">
          <w:rPr>
            <w:noProof/>
          </w:rPr>
          <w:t>6</w:t>
        </w:r>
        <w:r w:rsidDel="00DD30A7">
          <w:rPr>
            <w:noProof/>
          </w:rPr>
          <w:fldChar w:fldCharType="end"/>
        </w:r>
        <w:r w:rsidDel="00DD30A7">
          <w:t>.</w:t>
        </w:r>
      </w:moveFrom>
    </w:p>
    <w:p w14:paraId="4FA78B68" w14:textId="77777777" w:rsidR="00CA2EC7" w:rsidDel="00DD30A7" w:rsidRDefault="00BF4F3D">
      <w:pPr>
        <w:pStyle w:val="NumberedList"/>
        <w:rPr>
          <w:moveFrom w:id="485" w:author="Lizzie Charbonneau" w:date="2018-04-17T12:32:00Z"/>
        </w:rPr>
      </w:pPr>
      <w:moveFrom w:id="486" w:author="Lizzie Charbonneau" w:date="2018-04-17T12:32:00Z">
        <w:r w:rsidDel="00DD30A7">
          <w:t>On the New Measure Dialog:</w:t>
        </w:r>
      </w:moveFrom>
    </w:p>
    <w:p w14:paraId="699BEB3F" w14:textId="77777777" w:rsidR="00CA2EC7" w:rsidDel="00DD30A7" w:rsidRDefault="00BF4F3D">
      <w:pPr>
        <w:pStyle w:val="NumberedList"/>
        <w:numPr>
          <w:ilvl w:val="1"/>
          <w:numId w:val="50"/>
        </w:numPr>
        <w:ind w:left="1080"/>
        <w:rPr>
          <w:moveFrom w:id="487" w:author="Lizzie Charbonneau" w:date="2018-04-17T12:32:00Z"/>
        </w:rPr>
      </w:pPr>
      <w:moveFrom w:id="488" w:author="Lizzie Charbonneau" w:date="2018-04-17T12:32:00Z">
        <w:r w:rsidDel="00DD30A7">
          <w:t>Choose a MAT export zip file.</w:t>
        </w:r>
      </w:moveFrom>
    </w:p>
    <w:p w14:paraId="1D9CC141" w14:textId="77777777" w:rsidR="00CA2EC7" w:rsidDel="00DD30A7" w:rsidRDefault="00BF4F3D">
      <w:pPr>
        <w:pStyle w:val="NumberedList"/>
        <w:numPr>
          <w:ilvl w:val="1"/>
          <w:numId w:val="50"/>
        </w:numPr>
        <w:ind w:left="1080"/>
        <w:rPr>
          <w:moveFrom w:id="489" w:author="Lizzie Charbonneau" w:date="2018-04-17T12:32:00Z"/>
        </w:rPr>
      </w:pPr>
      <w:moveFrom w:id="490" w:author="Lizzie Charbonneau" w:date="2018-04-17T12:32:00Z">
        <w:r w:rsidDel="00DD30A7">
          <w:t>Bonnie requires your Value Set Authority Center (VSAC) credentials when you upload a new measure.</w:t>
        </w:r>
      </w:moveFrom>
    </w:p>
    <w:p w14:paraId="21AEADA3" w14:textId="77777777" w:rsidR="00CA2EC7" w:rsidDel="00DD30A7" w:rsidRDefault="00BF4F3D">
      <w:pPr>
        <w:pStyle w:val="NumberedList"/>
        <w:numPr>
          <w:ilvl w:val="0"/>
          <w:numId w:val="0"/>
        </w:numPr>
        <w:ind w:left="1530" w:hanging="450"/>
        <w:rPr>
          <w:moveFrom w:id="491" w:author="Lizzie Charbonneau" w:date="2018-04-17T12:32:00Z"/>
        </w:rPr>
      </w:pPr>
      <w:moveFrom w:id="492" w:author="Lizzie Charbonneau" w:date="2018-04-17T12:32:00Z">
        <w:r w:rsidDel="00DD30A7">
          <w:t>(1)</w:t>
        </w:r>
        <w:r w:rsidDel="00DD30A7">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moveFrom>
    </w:p>
    <w:p w14:paraId="45480395" w14:textId="77777777" w:rsidR="00CA2EC7" w:rsidRPr="00BF4F3D" w:rsidDel="00DD30A7" w:rsidRDefault="00BF4F3D">
      <w:pPr>
        <w:pStyle w:val="NumberedList"/>
        <w:numPr>
          <w:ilvl w:val="1"/>
          <w:numId w:val="50"/>
        </w:numPr>
        <w:ind w:left="1080"/>
        <w:rPr>
          <w:moveFrom w:id="493" w:author="Lizzie Charbonneau" w:date="2018-04-17T12:32:00Z"/>
          <w:highlight w:val="yellow"/>
          <w:rPrChange w:id="494" w:author="Lizzie Charbonneau" w:date="2018-04-17T09:04:00Z">
            <w:rPr>
              <w:moveFrom w:id="495" w:author="Lizzie Charbonneau" w:date="2018-04-17T12:32:00Z"/>
            </w:rPr>
          </w:rPrChange>
        </w:rPr>
      </w:pPr>
      <w:moveFrom w:id="496" w:author="Lizzie Charbonneau" w:date="2018-04-17T12:32:00Z">
        <w:r w:rsidRPr="00BF4F3D" w:rsidDel="00DD30A7">
          <w:rPr>
            <w:highlight w:val="yellow"/>
            <w:rPrChange w:id="497" w:author="Lizzie Charbonneau" w:date="2018-04-17T09:04:00Z">
              <w:rPr/>
            </w:rPrChange>
          </w:rPr>
          <w:t>Specify if the value sets are Draft or Measure Defined. Draft will always get you the latest version of the value sets regardless of what is in the measure.</w:t>
        </w:r>
      </w:moveFrom>
    </w:p>
    <w:p w14:paraId="76BE3BE6" w14:textId="77777777" w:rsidR="00CA2EC7" w:rsidDel="00DD30A7" w:rsidRDefault="00BF4F3D">
      <w:pPr>
        <w:pStyle w:val="NumberedList"/>
        <w:numPr>
          <w:ilvl w:val="1"/>
          <w:numId w:val="50"/>
        </w:numPr>
        <w:ind w:left="1080"/>
        <w:rPr>
          <w:moveFrom w:id="498" w:author="Lizzie Charbonneau" w:date="2018-04-17T12:32:00Z"/>
        </w:rPr>
      </w:pPr>
      <w:moveFrom w:id="499" w:author="Lizzie Charbonneau" w:date="2018-04-17T12:32:00Z">
        <w:r w:rsidDel="00DD30A7">
          <w:t>Specify if the measure is eligible professional (EP) or eligible hospital (EH).</w:t>
        </w:r>
      </w:moveFrom>
    </w:p>
    <w:p w14:paraId="7B0CDF69" w14:textId="77777777" w:rsidR="00CA2EC7" w:rsidDel="00DD30A7" w:rsidRDefault="00BF4F3D">
      <w:pPr>
        <w:pStyle w:val="NumberedList"/>
        <w:numPr>
          <w:ilvl w:val="1"/>
          <w:numId w:val="50"/>
        </w:numPr>
        <w:ind w:left="1080"/>
        <w:rPr>
          <w:moveFrom w:id="500" w:author="Lizzie Charbonneau" w:date="2018-04-17T12:32:00Z"/>
        </w:rPr>
      </w:pPr>
      <w:moveFrom w:id="501" w:author="Lizzie Charbonneau" w:date="2018-04-17T12:32:00Z">
        <w:r w:rsidDel="00DD30A7">
          <w:t>Specify if the measure is Patient-based or Episode of Care.</w:t>
        </w:r>
      </w:moveFrom>
    </w:p>
    <w:p w14:paraId="37E3BEE6" w14:textId="77777777" w:rsidR="00CA2EC7" w:rsidDel="00DD30A7" w:rsidRDefault="00BF4F3D">
      <w:pPr>
        <w:pStyle w:val="NumberedList"/>
        <w:numPr>
          <w:ilvl w:val="1"/>
          <w:numId w:val="50"/>
        </w:numPr>
        <w:spacing w:after="240"/>
        <w:ind w:left="1080"/>
        <w:rPr>
          <w:moveFrom w:id="502" w:author="Lizzie Charbonneau" w:date="2018-04-17T12:32:00Z"/>
        </w:rPr>
      </w:pPr>
      <w:moveFrom w:id="503" w:author="Lizzie Charbonneau" w:date="2018-04-17T12:32:00Z">
        <w:r w:rsidDel="00DD30A7">
          <w:t>Click the “Load” button.</w:t>
        </w:r>
      </w:moveFrom>
    </w:p>
    <w:moveFromRangeEnd w:id="481"/>
    <w:p w14:paraId="371F4BDB" w14:textId="77777777" w:rsidR="00CA2EC7" w:rsidRDefault="00BF4F3D">
      <w:pPr>
        <w:pStyle w:val="Figure"/>
        <w:rPr>
          <w:b w:val="0"/>
        </w:rPr>
      </w:pPr>
      <w:del w:id="504" w:author="Lizzie Charbonneau" w:date="2018-04-17T12:18:00Z">
        <w:r w:rsidRPr="00BF4F3D" w:rsidDel="006B175F">
          <w:rPr>
            <w:noProof/>
            <w:highlight w:val="yellow"/>
            <w:rPrChange w:id="505" w:author="Lizzie Charbonneau" w:date="2018-04-17T09:04:00Z">
              <w:rPr>
                <w:noProof/>
              </w:rPr>
            </w:rPrChange>
          </w:rPr>
          <w:drawing>
            <wp:inline distT="0" distB="0" distL="0" distR="0" wp14:anchorId="32252C77" wp14:editId="5727B123">
              <wp:extent cx="2532888" cy="2642616"/>
              <wp:effectExtent l="0" t="0" r="1270" b="5715"/>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7E5FA9-38DD-4C1D-AC77-AECC87EEFCF7}"/>
                          </a:ext>
                        </a:extLst>
                      </pic:cNvPr>
                      <pic:cNvPicPr>
                        <a:picLocks noChangeAspect="1"/>
                      </pic:cNvPicPr>
                    </pic:nvPicPr>
                    <pic:blipFill>
                      <a:blip r:embed="rId31"/>
                      <a:stretch>
                        <a:fillRect/>
                      </a:stretch>
                    </pic:blipFill>
                    <pic:spPr>
                      <a:xfrm>
                        <a:off x="0" y="0"/>
                        <a:ext cx="2532888" cy="2642616"/>
                      </a:xfrm>
                      <a:prstGeom prst="rect">
                        <a:avLst/>
                      </a:prstGeom>
                    </pic:spPr>
                  </pic:pic>
                </a:graphicData>
              </a:graphic>
            </wp:inline>
          </w:drawing>
        </w:r>
      </w:del>
      <w:ins w:id="506" w:author="Lizzie Charbonneau" w:date="2018-04-17T12:39:00Z">
        <w:r w:rsidR="00DD30A7" w:rsidRPr="00DD30A7">
          <w:rPr>
            <w:noProof/>
          </w:rPr>
          <w:t xml:space="preserve"> </w:t>
        </w:r>
      </w:ins>
      <w:ins w:id="507" w:author="Lizzie Charbonneau" w:date="2018-04-17T12:47:00Z">
        <w:r w:rsidR="00A868FD" w:rsidRPr="00A868FD">
          <w:rPr>
            <w:noProof/>
          </w:rPr>
          <w:drawing>
            <wp:inline distT="0" distB="0" distL="0" distR="0" wp14:anchorId="7492D9D8" wp14:editId="646ED513">
              <wp:extent cx="4181552" cy="3548958"/>
              <wp:effectExtent l="0" t="0" r="0" b="0"/>
              <wp:docPr id="19" name="Picture 19" descr="Figure 6 presents the New Measure Dialog as described in the text immediately after the figure."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4048" cy="3551076"/>
                      </a:xfrm>
                      <a:prstGeom prst="rect">
                        <a:avLst/>
                      </a:prstGeom>
                    </pic:spPr>
                  </pic:pic>
                </a:graphicData>
              </a:graphic>
            </wp:inline>
          </w:drawing>
        </w:r>
      </w:ins>
    </w:p>
    <w:p w14:paraId="46ADE348" w14:textId="3C78B696" w:rsidR="00CA2EC7" w:rsidRDefault="00BF4F3D">
      <w:pPr>
        <w:pStyle w:val="FigureCaption"/>
        <w:rPr>
          <w:ins w:id="508" w:author="Lizzie Charbonneau" w:date="2018-04-17T12:32:00Z"/>
        </w:rPr>
      </w:pPr>
      <w:bookmarkStart w:id="509" w:name="_Ref493779228"/>
      <w:bookmarkStart w:id="510" w:name="_Ref511731782"/>
      <w:bookmarkStart w:id="511" w:name="_Ref511731784"/>
      <w:bookmarkStart w:id="512" w:name="_Toc511735472"/>
      <w:r w:rsidRPr="00F97739">
        <w:rPr>
          <w:rPrChange w:id="513" w:author="Lizzie Charbonneau" w:date="2018-04-17T13:35:00Z">
            <w:rPr/>
          </w:rPrChange>
        </w:rPr>
        <w:t xml:space="preserve">Figure </w:t>
      </w:r>
      <w:r w:rsidRPr="00F97739">
        <w:rPr>
          <w:rPrChange w:id="514" w:author="Lizzie Charbonneau" w:date="2018-04-17T13:35:00Z">
            <w:rPr/>
          </w:rPrChange>
        </w:rPr>
        <w:fldChar w:fldCharType="begin"/>
      </w:r>
      <w:r w:rsidRPr="00F97739">
        <w:rPr>
          <w:rPrChange w:id="515" w:author="Lizzie Charbonneau" w:date="2018-04-17T13:35:00Z">
            <w:rPr/>
          </w:rPrChange>
        </w:rPr>
        <w:instrText xml:space="preserve"> SEQ Figure \* ARABIC </w:instrText>
      </w:r>
      <w:r w:rsidRPr="00F97739">
        <w:rPr>
          <w:rPrChange w:id="516" w:author="Lizzie Charbonneau" w:date="2018-04-17T13:35:00Z">
            <w:rPr/>
          </w:rPrChange>
        </w:rPr>
        <w:fldChar w:fldCharType="separate"/>
      </w:r>
      <w:ins w:id="517" w:author="Lizzie Charbonneau" w:date="2018-04-17T13:35:00Z">
        <w:r w:rsidR="00F97739" w:rsidRPr="00F97739">
          <w:rPr>
            <w:noProof/>
            <w:rPrChange w:id="518" w:author="Lizzie Charbonneau" w:date="2018-04-17T13:35:00Z">
              <w:rPr>
                <w:noProof/>
                <w:highlight w:val="yellow"/>
              </w:rPr>
            </w:rPrChange>
          </w:rPr>
          <w:t>6</w:t>
        </w:r>
      </w:ins>
      <w:del w:id="519" w:author="Lizzie Charbonneau" w:date="2018-04-17T12:41:00Z">
        <w:r w:rsidRPr="00F97739" w:rsidDel="002C6EB8">
          <w:rPr>
            <w:noProof/>
            <w:rPrChange w:id="520" w:author="Lizzie Charbonneau" w:date="2018-04-17T13:35:00Z">
              <w:rPr>
                <w:noProof/>
              </w:rPr>
            </w:rPrChange>
          </w:rPr>
          <w:delText>6</w:delText>
        </w:r>
      </w:del>
      <w:r w:rsidRPr="00F97739">
        <w:rPr>
          <w:noProof/>
          <w:rPrChange w:id="521" w:author="Lizzie Charbonneau" w:date="2018-04-17T13:35:00Z">
            <w:rPr>
              <w:noProof/>
            </w:rPr>
          </w:rPrChange>
        </w:rPr>
        <w:fldChar w:fldCharType="end"/>
      </w:r>
      <w:bookmarkEnd w:id="509"/>
      <w:r w:rsidRPr="00F97739">
        <w:rPr>
          <w:rPrChange w:id="522" w:author="Lizzie Charbonneau" w:date="2018-04-17T13:35:00Z">
            <w:rPr/>
          </w:rPrChange>
        </w:rPr>
        <w:t>. New Measure Dialog</w:t>
      </w:r>
      <w:bookmarkEnd w:id="510"/>
      <w:bookmarkEnd w:id="511"/>
      <w:bookmarkEnd w:id="512"/>
    </w:p>
    <w:p w14:paraId="17F50904" w14:textId="7A676644" w:rsidR="00DD30A7" w:rsidRDefault="00690C9F" w:rsidP="00DD30A7">
      <w:pPr>
        <w:rPr>
          <w:ins w:id="523" w:author="Lizzie Charbonneau" w:date="2018-04-17T12:34:00Z"/>
        </w:rPr>
      </w:pPr>
      <w:ins w:id="524" w:author="Lizzie Charbonneau" w:date="2018-04-17T13:37:00Z">
        <w:r>
          <w:lastRenderedPageBreak/>
          <w:t>After clicking the “Upload” button</w:t>
        </w:r>
      </w:ins>
      <w:ins w:id="525" w:author="Lizzie Charbonneau" w:date="2018-04-17T12:32:00Z">
        <w:r w:rsidR="00DD30A7">
          <w:t>, the user needs to fill out the information requested from the New Measure Dialog. These fields are outlined below</w:t>
        </w:r>
      </w:ins>
      <w:ins w:id="526" w:author="Lizzie Charbonneau" w:date="2018-04-17T12:33:00Z">
        <w:r w:rsidR="00DD30A7">
          <w:t xml:space="preserve"> and are indicated by their corresponding item numbers in</w:t>
        </w:r>
      </w:ins>
      <w:ins w:id="527" w:author="Lizzie Charbonneau" w:date="2018-04-17T12:34:00Z">
        <w:r w:rsidR="00DD30A7">
          <w:t xml:space="preserve"> </w:t>
        </w:r>
        <w:r w:rsidR="00DD30A7">
          <w:fldChar w:fldCharType="begin"/>
        </w:r>
        <w:r w:rsidR="00DD30A7">
          <w:instrText xml:space="preserve"> REF _Ref493779228 \h </w:instrText>
        </w:r>
      </w:ins>
      <w:r w:rsidR="00DD30A7">
        <w:fldChar w:fldCharType="separate"/>
      </w:r>
      <w:ins w:id="528" w:author="Lizzie Charbonneau" w:date="2018-04-17T13:35:00Z">
        <w:r w:rsidR="00F97739" w:rsidRPr="00BF4F3D">
          <w:rPr>
            <w:highlight w:val="yellow"/>
            <w:rPrChange w:id="529" w:author="Lizzie Charbonneau" w:date="2018-04-17T09:05:00Z">
              <w:rPr/>
            </w:rPrChange>
          </w:rPr>
          <w:t xml:space="preserve">Figure </w:t>
        </w:r>
        <w:r w:rsidR="00F97739">
          <w:rPr>
            <w:noProof/>
            <w:highlight w:val="yellow"/>
          </w:rPr>
          <w:t>6</w:t>
        </w:r>
      </w:ins>
      <w:ins w:id="530" w:author="Lizzie Charbonneau" w:date="2018-04-17T12:34:00Z">
        <w:r w:rsidR="00DD30A7">
          <w:fldChar w:fldCharType="end"/>
        </w:r>
      </w:ins>
      <w:ins w:id="531" w:author="Lizzie Charbonneau" w:date="2018-04-17T12:32:00Z">
        <w:r w:rsidR="00DD30A7">
          <w:t>.</w:t>
        </w:r>
      </w:ins>
    </w:p>
    <w:p w14:paraId="2E679959" w14:textId="77777777" w:rsidR="00DD30A7" w:rsidRDefault="00DD30A7" w:rsidP="00DD30A7">
      <w:pPr>
        <w:pStyle w:val="ListParagraph"/>
        <w:numPr>
          <w:ilvl w:val="0"/>
          <w:numId w:val="70"/>
        </w:numPr>
        <w:rPr>
          <w:ins w:id="532" w:author="Lizzie Charbonneau" w:date="2018-04-17T12:35:00Z"/>
        </w:rPr>
        <w:pPrChange w:id="533" w:author="Lizzie Charbonneau" w:date="2018-04-17T12:35:00Z">
          <w:pPr/>
        </w:pPrChange>
      </w:pPr>
      <w:ins w:id="534" w:author="Lizzie Charbonneau" w:date="2018-04-17T12:35:00Z">
        <w:r>
          <w:t>Browse – Opens a file browser enabling the user to select a MAT measure package to upload into Bonnie</w:t>
        </w:r>
      </w:ins>
      <w:ins w:id="535" w:author="Lizzie Charbonneau" w:date="2018-04-17T12:36:00Z">
        <w:r>
          <w:t>.</w:t>
        </w:r>
      </w:ins>
    </w:p>
    <w:p w14:paraId="5772BC54" w14:textId="77777777" w:rsidR="00DD30A7" w:rsidRDefault="00DD30A7" w:rsidP="00DD30A7">
      <w:pPr>
        <w:pStyle w:val="ListParagraph"/>
        <w:numPr>
          <w:ilvl w:val="0"/>
          <w:numId w:val="70"/>
        </w:numPr>
        <w:rPr>
          <w:ins w:id="536" w:author="Lizzie Charbonneau" w:date="2018-04-17T12:36:00Z"/>
        </w:rPr>
        <w:pPrChange w:id="537" w:author="Lizzie Charbonneau" w:date="2018-04-17T12:35:00Z">
          <w:pPr/>
        </w:pPrChange>
      </w:pPr>
      <w:ins w:id="538" w:author="Lizzie Charbonneau" w:date="2018-04-17T12:35:00Z">
        <w:r>
          <w:t xml:space="preserve">VSAC Username and Password </w:t>
        </w:r>
      </w:ins>
      <w:ins w:id="539" w:author="Lizzie Charbonneau" w:date="2018-04-17T12:36:00Z">
        <w:r>
          <w:t>–</w:t>
        </w:r>
      </w:ins>
      <w:ins w:id="540" w:author="Lizzie Charbonneau" w:date="2018-04-17T12:35:00Z">
        <w:r>
          <w:t xml:space="preserve"> Fields </w:t>
        </w:r>
      </w:ins>
      <w:ins w:id="541" w:author="Lizzie Charbonneau" w:date="2018-04-17T12:36:00Z">
        <w:r>
          <w:t>for entering the user’s VSAC credentials to enable Bonnie to load the value sets included within the measure.</w:t>
        </w:r>
      </w:ins>
    </w:p>
    <w:p w14:paraId="67AFC9EA" w14:textId="5F9A499D" w:rsidR="00DD30A7" w:rsidRDefault="00DD30A7" w:rsidP="00DD30A7">
      <w:pPr>
        <w:pStyle w:val="ListParagraph"/>
        <w:numPr>
          <w:ilvl w:val="0"/>
          <w:numId w:val="70"/>
        </w:numPr>
        <w:rPr>
          <w:ins w:id="542" w:author="Lizzie Charbonneau" w:date="2018-04-17T12:37:00Z"/>
        </w:rPr>
        <w:pPrChange w:id="543" w:author="Lizzie Charbonneau" w:date="2018-04-17T12:35:00Z">
          <w:pPr/>
        </w:pPrChange>
      </w:pPr>
      <w:ins w:id="544" w:author="Lizzie Charbonneau" w:date="2018-04-17T12:36:00Z">
        <w:r>
          <w:t>Value Set Options – Options to define what value sets should be downloaded from VSAC. More information about these options is included in</w:t>
        </w:r>
      </w:ins>
      <w:ins w:id="545" w:author="Lizzie Charbonneau" w:date="2018-04-17T12:42:00Z">
        <w:r w:rsidR="002C6EB8">
          <w:t xml:space="preserve"> Section</w:t>
        </w:r>
      </w:ins>
      <w:ins w:id="546" w:author="Lizzie Charbonneau" w:date="2018-04-17T12:41:00Z">
        <w:r>
          <w:t xml:space="preserve"> </w:t>
        </w:r>
      </w:ins>
      <w:ins w:id="547" w:author="Lizzie Charbonneau" w:date="2018-04-17T12:42:00Z">
        <w:r w:rsidR="002C6EB8">
          <w:fldChar w:fldCharType="begin"/>
        </w:r>
        <w:r w:rsidR="002C6EB8">
          <w:instrText xml:space="preserve"> REF _Ref511732289 \r \h </w:instrText>
        </w:r>
      </w:ins>
      <w:r w:rsidR="002C6EB8">
        <w:fldChar w:fldCharType="separate"/>
      </w:r>
      <w:ins w:id="548" w:author="Lizzie Charbonneau" w:date="2018-04-17T13:35:00Z">
        <w:r w:rsidR="00F97739">
          <w:t>3.2.1</w:t>
        </w:r>
      </w:ins>
      <w:ins w:id="549" w:author="Lizzie Charbonneau" w:date="2018-04-17T12:42:00Z">
        <w:r w:rsidR="002C6EB8">
          <w:fldChar w:fldCharType="end"/>
        </w:r>
      </w:ins>
      <w:ins w:id="550" w:author="Lizzie Charbonneau" w:date="2018-04-17T12:36:00Z">
        <w:r>
          <w:t>.</w:t>
        </w:r>
      </w:ins>
    </w:p>
    <w:p w14:paraId="5DE20952" w14:textId="77777777" w:rsidR="00DD30A7" w:rsidRDefault="00DD30A7" w:rsidP="00DD30A7">
      <w:pPr>
        <w:pStyle w:val="ListParagraph"/>
        <w:numPr>
          <w:ilvl w:val="0"/>
          <w:numId w:val="70"/>
        </w:numPr>
        <w:rPr>
          <w:ins w:id="551" w:author="Lizzie Charbonneau" w:date="2018-04-17T12:37:00Z"/>
        </w:rPr>
        <w:pPrChange w:id="552" w:author="Lizzie Charbonneau" w:date="2018-04-17T12:35:00Z">
          <w:pPr/>
        </w:pPrChange>
      </w:pPr>
      <w:ins w:id="553" w:author="Lizzie Charbonneau" w:date="2018-04-17T12:37:00Z">
        <w:r>
          <w:t>Type – Option to define if the measure is an Eligible Professional or Eligible Hospital measure.</w:t>
        </w:r>
      </w:ins>
    </w:p>
    <w:p w14:paraId="438C7D88" w14:textId="77777777" w:rsidR="00DD30A7" w:rsidRDefault="00DD30A7" w:rsidP="00DD30A7">
      <w:pPr>
        <w:pStyle w:val="ListParagraph"/>
        <w:numPr>
          <w:ilvl w:val="0"/>
          <w:numId w:val="70"/>
        </w:numPr>
        <w:rPr>
          <w:ins w:id="554" w:author="Lizzie Charbonneau" w:date="2018-04-17T12:39:00Z"/>
        </w:rPr>
        <w:pPrChange w:id="555" w:author="Lizzie Charbonneau" w:date="2018-04-17T12:35:00Z">
          <w:pPr/>
        </w:pPrChange>
      </w:pPr>
      <w:ins w:id="556" w:author="Lizzie Charbonneau" w:date="2018-04-17T12:38:00Z">
        <w:r>
          <w:t>Calculation – Option to define if the measure is a Patient based measure or an Episode of Care based measure.</w:t>
        </w:r>
      </w:ins>
    </w:p>
    <w:p w14:paraId="7FB8B613" w14:textId="77777777" w:rsidR="00DD30A7" w:rsidRDefault="00DD30A7" w:rsidP="00DD30A7">
      <w:pPr>
        <w:pStyle w:val="ListParagraph"/>
        <w:numPr>
          <w:ilvl w:val="0"/>
          <w:numId w:val="70"/>
        </w:numPr>
        <w:rPr>
          <w:ins w:id="557" w:author="Lizzie Charbonneau" w:date="2018-04-17T12:40:00Z"/>
        </w:rPr>
        <w:pPrChange w:id="558" w:author="Lizzie Charbonneau" w:date="2018-04-17T12:35:00Z">
          <w:pPr/>
        </w:pPrChange>
      </w:pPr>
      <w:ins w:id="559" w:author="Lizzie Charbonneau" w:date="2018-04-17T12:39:00Z">
        <w:r>
          <w:t xml:space="preserve">Close – Closes the New Measure Dialog without </w:t>
        </w:r>
      </w:ins>
      <w:ins w:id="560" w:author="Lizzie Charbonneau" w:date="2018-04-17T12:40:00Z">
        <w:r>
          <w:t>uploading</w:t>
        </w:r>
      </w:ins>
      <w:ins w:id="561" w:author="Lizzie Charbonneau" w:date="2018-04-17T12:39:00Z">
        <w:r>
          <w:t xml:space="preserve"> </w:t>
        </w:r>
      </w:ins>
      <w:ins w:id="562" w:author="Lizzie Charbonneau" w:date="2018-04-17T12:40:00Z">
        <w:r>
          <w:t>the measure.</w:t>
        </w:r>
      </w:ins>
    </w:p>
    <w:p w14:paraId="6C2DF7C7" w14:textId="77777777" w:rsidR="00DD30A7" w:rsidRDefault="00DD30A7" w:rsidP="00DD30A7">
      <w:pPr>
        <w:pStyle w:val="ListParagraph"/>
        <w:numPr>
          <w:ilvl w:val="0"/>
          <w:numId w:val="70"/>
        </w:numPr>
        <w:rPr>
          <w:ins w:id="563" w:author="Lizzie Charbonneau" w:date="2018-04-17T12:32:00Z"/>
        </w:rPr>
        <w:pPrChange w:id="564" w:author="Lizzie Charbonneau" w:date="2018-04-17T12:35:00Z">
          <w:pPr/>
        </w:pPrChange>
      </w:pPr>
      <w:ins w:id="565" w:author="Lizzie Charbonneau" w:date="2018-04-17T12:40:00Z">
        <w:r>
          <w:t>Load – Uploads the specified measure using the selected options.</w:t>
        </w:r>
      </w:ins>
    </w:p>
    <w:p w14:paraId="3A877751" w14:textId="77777777" w:rsidR="00DD30A7" w:rsidDel="00DD30A7" w:rsidRDefault="00DD30A7" w:rsidP="00DD30A7">
      <w:pPr>
        <w:spacing w:after="240"/>
        <w:rPr>
          <w:del w:id="566" w:author="Lizzie Charbonneau" w:date="2018-04-17T12:32:00Z"/>
          <w:moveTo w:id="567" w:author="Lizzie Charbonneau" w:date="2018-04-17T12:32:00Z"/>
        </w:rPr>
      </w:pPr>
      <w:moveToRangeStart w:id="568" w:author="Lizzie Charbonneau" w:date="2018-04-17T12:32:00Z" w:name="move511731664"/>
      <w:moveTo w:id="569" w:author="Lizzie Charbonneau" w:date="2018-04-17T12:32:00Z">
        <w:del w:id="570" w:author="Lizzie Charbonneau" w:date="2018-04-17T12:32:00Z">
          <w:r w:rsidDel="00DD30A7">
            <w:delText>The steps for loading a new measure into Bonnie are as follows:</w:delText>
          </w:r>
        </w:del>
      </w:moveTo>
    </w:p>
    <w:p w14:paraId="79F93929" w14:textId="77777777" w:rsidR="00DD30A7" w:rsidDel="00DD30A7" w:rsidRDefault="00DD30A7" w:rsidP="00DD30A7">
      <w:pPr>
        <w:pStyle w:val="NumberedList"/>
        <w:rPr>
          <w:del w:id="571" w:author="Lizzie Charbonneau" w:date="2018-04-17T12:32:00Z"/>
          <w:moveTo w:id="572" w:author="Lizzie Charbonneau" w:date="2018-04-17T12:32:00Z"/>
        </w:rPr>
      </w:pPr>
      <w:moveTo w:id="573" w:author="Lizzie Charbonneau" w:date="2018-04-17T12:32:00Z">
        <w:del w:id="574" w:author="Lizzie Charbonneau" w:date="2018-04-17T12:32:00Z">
          <w:r w:rsidDel="00DD30A7">
            <w:delText xml:space="preserve">Click the “Upload” button (item </w:delText>
          </w:r>
          <w:r w:rsidDel="00DD30A7">
            <w:rPr>
              <w:rStyle w:val="numberreference"/>
              <w:rFonts w:ascii="Times New Roman" w:hAnsi="Times New Roman"/>
              <w:b w:val="0"/>
              <w:color w:val="auto"/>
            </w:rPr>
            <w:delText xml:space="preserve">#3 in </w:delTex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delInstrText xml:space="preserve"> REF _Ref498449184 </w:delInstrText>
          </w:r>
          <w:r w:rsidDel="00DD30A7">
            <w:rPr>
              <w:rStyle w:val="numberreference"/>
              <w:rFonts w:ascii="Times New Roman" w:hAnsi="Times New Roman"/>
              <w:b w:val="0"/>
              <w:color w:val="auto"/>
            </w:rPr>
            <w:fldChar w:fldCharType="separate"/>
          </w:r>
          <w:r w:rsidDel="00DD30A7">
            <w:delText xml:space="preserve">Figure </w:delText>
          </w:r>
          <w:r w:rsidDel="00DD30A7">
            <w:rPr>
              <w:noProof/>
            </w:rPr>
            <w:delText>5</w:delText>
          </w:r>
          <w:r w:rsidDel="00DD30A7">
            <w:rPr>
              <w:rStyle w:val="numberreference"/>
              <w:rFonts w:ascii="Times New Roman" w:hAnsi="Times New Roman"/>
              <w:b w:val="0"/>
              <w:color w:val="auto"/>
            </w:rPr>
            <w:fldChar w:fldCharType="end"/>
          </w:r>
          <w:r w:rsidDel="00DD30A7">
            <w:delText xml:space="preserve">) on the Measure Dashboard, which opens the New Measure Dialog shown in </w:delText>
          </w:r>
          <w:r w:rsidDel="00DD30A7">
            <w:fldChar w:fldCharType="begin"/>
          </w:r>
          <w:r w:rsidDel="00DD30A7">
            <w:delInstrText xml:space="preserve"> REF _Ref493779228 </w:delInstrText>
          </w:r>
          <w:r w:rsidDel="00DD30A7">
            <w:fldChar w:fldCharType="separate"/>
          </w:r>
          <w:r w:rsidDel="00DD30A7">
            <w:delText xml:space="preserve">Figure </w:delText>
          </w:r>
          <w:r w:rsidDel="00DD30A7">
            <w:rPr>
              <w:noProof/>
            </w:rPr>
            <w:delText>6</w:delText>
          </w:r>
          <w:r w:rsidDel="00DD30A7">
            <w:rPr>
              <w:noProof/>
            </w:rPr>
            <w:fldChar w:fldCharType="end"/>
          </w:r>
          <w:r w:rsidDel="00DD30A7">
            <w:delText>.</w:delText>
          </w:r>
        </w:del>
      </w:moveTo>
    </w:p>
    <w:p w14:paraId="6912D8D2" w14:textId="77777777" w:rsidR="00DD30A7" w:rsidDel="00DD30A7" w:rsidRDefault="00DD30A7" w:rsidP="00DD30A7">
      <w:pPr>
        <w:pStyle w:val="NumberedList"/>
        <w:rPr>
          <w:del w:id="575" w:author="Lizzie Charbonneau" w:date="2018-04-17T12:40:00Z"/>
          <w:moveTo w:id="576" w:author="Lizzie Charbonneau" w:date="2018-04-17T12:32:00Z"/>
        </w:rPr>
      </w:pPr>
      <w:moveTo w:id="577" w:author="Lizzie Charbonneau" w:date="2018-04-17T12:32:00Z">
        <w:del w:id="578" w:author="Lizzie Charbonneau" w:date="2018-04-17T12:40:00Z">
          <w:r w:rsidDel="00DD30A7">
            <w:delText>On the New Measure Dialog:</w:delText>
          </w:r>
        </w:del>
      </w:moveTo>
    </w:p>
    <w:p w14:paraId="1314E51B" w14:textId="77777777" w:rsidR="00DD30A7" w:rsidDel="00DD30A7" w:rsidRDefault="00DD30A7" w:rsidP="00DD30A7">
      <w:pPr>
        <w:pStyle w:val="NumberedList"/>
        <w:numPr>
          <w:ilvl w:val="1"/>
          <w:numId w:val="50"/>
        </w:numPr>
        <w:ind w:left="1080"/>
        <w:rPr>
          <w:del w:id="579" w:author="Lizzie Charbonneau" w:date="2018-04-17T12:40:00Z"/>
          <w:moveTo w:id="580" w:author="Lizzie Charbonneau" w:date="2018-04-17T12:32:00Z"/>
        </w:rPr>
      </w:pPr>
      <w:moveTo w:id="581" w:author="Lizzie Charbonneau" w:date="2018-04-17T12:32:00Z">
        <w:del w:id="582" w:author="Lizzie Charbonneau" w:date="2018-04-17T12:40:00Z">
          <w:r w:rsidDel="00DD30A7">
            <w:delText>Choose a MAT export zip file.</w:delText>
          </w:r>
        </w:del>
      </w:moveTo>
    </w:p>
    <w:p w14:paraId="23A5F71B" w14:textId="77777777" w:rsidR="00DD30A7" w:rsidDel="00DD30A7" w:rsidRDefault="00DD30A7" w:rsidP="00DD30A7">
      <w:pPr>
        <w:pStyle w:val="NumberedList"/>
        <w:numPr>
          <w:ilvl w:val="1"/>
          <w:numId w:val="50"/>
        </w:numPr>
        <w:ind w:left="1080"/>
        <w:rPr>
          <w:del w:id="583" w:author="Lizzie Charbonneau" w:date="2018-04-17T12:40:00Z"/>
          <w:moveTo w:id="584" w:author="Lizzie Charbonneau" w:date="2018-04-17T12:32:00Z"/>
        </w:rPr>
      </w:pPr>
      <w:moveTo w:id="585" w:author="Lizzie Charbonneau" w:date="2018-04-17T12:32:00Z">
        <w:del w:id="586" w:author="Lizzie Charbonneau" w:date="2018-04-17T12:40:00Z">
          <w:r w:rsidDel="00DD30A7">
            <w:delText>Bonnie requires your Value Set Authority Center (VSAC) credentials when you upload a new measure.</w:delText>
          </w:r>
        </w:del>
      </w:moveTo>
    </w:p>
    <w:p w14:paraId="3105866D" w14:textId="77777777" w:rsidR="00DD30A7" w:rsidDel="00DD30A7" w:rsidRDefault="00DD30A7" w:rsidP="00DD30A7">
      <w:pPr>
        <w:pStyle w:val="NumberedList"/>
        <w:numPr>
          <w:ilvl w:val="0"/>
          <w:numId w:val="0"/>
        </w:numPr>
        <w:ind w:left="1530" w:hanging="450"/>
        <w:rPr>
          <w:del w:id="587" w:author="Lizzie Charbonneau" w:date="2018-04-17T12:40:00Z"/>
          <w:moveTo w:id="588" w:author="Lizzie Charbonneau" w:date="2018-04-17T12:32:00Z"/>
        </w:rPr>
      </w:pPr>
      <w:moveTo w:id="589" w:author="Lizzie Charbonneau" w:date="2018-04-17T12:32:00Z">
        <w:del w:id="590" w:author="Lizzie Charbonneau" w:date="2018-04-17T12:40:00Z">
          <w:r w:rsidDel="00DD30A7">
            <w:delText>(1)</w:delText>
          </w:r>
          <w:r w:rsidDel="00DD30A7">
            <w:tab/>
            <w:delText>If you do not already have VSAC credentials, click the link that says, “Register for VSAC”, which will take you to the Unified Medical Language System (UMLS) Terminology Services page to register for a UMLS License. The credentials entered here will serve as your VSAC credentials.</w:delText>
          </w:r>
        </w:del>
      </w:moveTo>
    </w:p>
    <w:p w14:paraId="3C02BF3E" w14:textId="77777777" w:rsidR="00DD30A7" w:rsidRPr="00EF1943" w:rsidDel="00DD30A7" w:rsidRDefault="00DD30A7" w:rsidP="00DD30A7">
      <w:pPr>
        <w:pStyle w:val="NumberedList"/>
        <w:numPr>
          <w:ilvl w:val="1"/>
          <w:numId w:val="50"/>
        </w:numPr>
        <w:ind w:left="1080"/>
        <w:rPr>
          <w:del w:id="591" w:author="Lizzie Charbonneau" w:date="2018-04-17T12:40:00Z"/>
          <w:moveTo w:id="592" w:author="Lizzie Charbonneau" w:date="2018-04-17T12:32:00Z"/>
          <w:highlight w:val="yellow"/>
        </w:rPr>
      </w:pPr>
      <w:moveTo w:id="593" w:author="Lizzie Charbonneau" w:date="2018-04-17T12:32:00Z">
        <w:del w:id="594" w:author="Lizzie Charbonneau" w:date="2018-04-17T12:40:00Z">
          <w:r w:rsidRPr="00EF1943" w:rsidDel="00DD30A7">
            <w:rPr>
              <w:highlight w:val="yellow"/>
            </w:rPr>
            <w:delText>Specify if the value sets are Draft or Measure Defined. Draft will always get you the latest version of the value sets regardless of what is in the measure.</w:delText>
          </w:r>
        </w:del>
      </w:moveTo>
    </w:p>
    <w:p w14:paraId="506F777A" w14:textId="77777777" w:rsidR="00DD30A7" w:rsidDel="00DD30A7" w:rsidRDefault="00DD30A7" w:rsidP="00DD30A7">
      <w:pPr>
        <w:pStyle w:val="NumberedList"/>
        <w:numPr>
          <w:ilvl w:val="1"/>
          <w:numId w:val="50"/>
        </w:numPr>
        <w:ind w:left="1080"/>
        <w:rPr>
          <w:del w:id="595" w:author="Lizzie Charbonneau" w:date="2018-04-17T12:40:00Z"/>
          <w:moveTo w:id="596" w:author="Lizzie Charbonneau" w:date="2018-04-17T12:32:00Z"/>
        </w:rPr>
      </w:pPr>
      <w:moveTo w:id="597" w:author="Lizzie Charbonneau" w:date="2018-04-17T12:32:00Z">
        <w:del w:id="598" w:author="Lizzie Charbonneau" w:date="2018-04-17T12:40:00Z">
          <w:r w:rsidDel="00DD30A7">
            <w:delText>Specify if the measure is eligible professional (EP) or eligible hospital (EH).</w:delText>
          </w:r>
        </w:del>
      </w:moveTo>
    </w:p>
    <w:p w14:paraId="5F4767DF" w14:textId="77777777" w:rsidR="00DD30A7" w:rsidDel="00DD30A7" w:rsidRDefault="00DD30A7" w:rsidP="00DD30A7">
      <w:pPr>
        <w:pStyle w:val="NumberedList"/>
        <w:numPr>
          <w:ilvl w:val="1"/>
          <w:numId w:val="50"/>
        </w:numPr>
        <w:ind w:left="1080"/>
        <w:rPr>
          <w:del w:id="599" w:author="Lizzie Charbonneau" w:date="2018-04-17T12:40:00Z"/>
          <w:moveTo w:id="600" w:author="Lizzie Charbonneau" w:date="2018-04-17T12:32:00Z"/>
        </w:rPr>
      </w:pPr>
      <w:moveTo w:id="601" w:author="Lizzie Charbonneau" w:date="2018-04-17T12:32:00Z">
        <w:del w:id="602" w:author="Lizzie Charbonneau" w:date="2018-04-17T12:40:00Z">
          <w:r w:rsidDel="00DD30A7">
            <w:delText>Specify if the measure is Patient-based or Episode of Care.</w:delText>
          </w:r>
        </w:del>
      </w:moveTo>
    </w:p>
    <w:p w14:paraId="5168CD12" w14:textId="77777777" w:rsidR="00DD30A7" w:rsidDel="00DD30A7" w:rsidRDefault="00DD30A7" w:rsidP="00DD30A7">
      <w:pPr>
        <w:pStyle w:val="NumberedList"/>
        <w:numPr>
          <w:ilvl w:val="1"/>
          <w:numId w:val="50"/>
        </w:numPr>
        <w:spacing w:after="240"/>
        <w:ind w:left="1080"/>
        <w:rPr>
          <w:del w:id="603" w:author="Lizzie Charbonneau" w:date="2018-04-17T12:40:00Z"/>
          <w:moveTo w:id="604" w:author="Lizzie Charbonneau" w:date="2018-04-17T12:32:00Z"/>
        </w:rPr>
      </w:pPr>
      <w:moveTo w:id="605" w:author="Lizzie Charbonneau" w:date="2018-04-17T12:32:00Z">
        <w:del w:id="606" w:author="Lizzie Charbonneau" w:date="2018-04-17T12:40:00Z">
          <w:r w:rsidDel="00DD30A7">
            <w:delText>Click the “Load” button.</w:delText>
          </w:r>
        </w:del>
      </w:moveTo>
    </w:p>
    <w:moveToRangeEnd w:id="568"/>
    <w:p w14:paraId="3C901D6E" w14:textId="77777777" w:rsidR="00851A59" w:rsidRPr="00851A59" w:rsidRDefault="00851A59" w:rsidP="00DD30A7">
      <w:pPr>
        <w:rPr>
          <w:rPrChange w:id="607" w:author="Lizzie Charbonneau" w:date="2018-04-17T12:19:00Z">
            <w:rPr/>
          </w:rPrChange>
        </w:rPr>
        <w:pPrChange w:id="608" w:author="Lizzie Charbonneau" w:date="2018-04-17T12:40:00Z">
          <w:pPr>
            <w:pStyle w:val="FigureCaption"/>
          </w:pPr>
        </w:pPrChange>
      </w:pPr>
    </w:p>
    <w:p w14:paraId="7FC5E265" w14:textId="4D369D38"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fldChar w:fldCharType="begin"/>
      </w:r>
      <w:r>
        <w:instrText xml:space="preserve"> REF _Ref459099953 </w:instrText>
      </w:r>
      <w:r>
        <w:fldChar w:fldCharType="separate"/>
      </w:r>
      <w:r w:rsidR="00F97739">
        <w:t xml:space="preserve">Figure </w:t>
      </w:r>
      <w:r w:rsidR="00F97739">
        <w:rPr>
          <w:noProof/>
        </w:rPr>
        <w:t>7</w:t>
      </w:r>
      <w:r>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658B29EF" w14:textId="77777777" w:rsidR="00CA2EC7" w:rsidRDefault="00BF4F3D">
      <w:pPr>
        <w:pStyle w:val="Figure"/>
        <w:rPr>
          <w:b w:val="0"/>
        </w:rPr>
      </w:pPr>
      <w:r>
        <w:rPr>
          <w:noProof/>
        </w:rPr>
        <w:drawing>
          <wp:inline distT="0" distB="0" distL="0" distR="0" wp14:anchorId="0246B622" wp14:editId="6DC5EA8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3"/>
                    <a:stretch>
                      <a:fillRect/>
                    </a:stretch>
                  </pic:blipFill>
                  <pic:spPr bwMode="auto">
                    <a:xfrm>
                      <a:off x="0" y="0"/>
                      <a:ext cx="2935224" cy="2020824"/>
                    </a:xfrm>
                    <a:prstGeom prst="rect">
                      <a:avLst/>
                    </a:prstGeom>
                    <a:noFill/>
                    <a:ln>
                      <a:solidFill>
                        <a:schemeClr val="tx1"/>
                      </a:solidFill>
                    </a:ln>
                  </pic:spPr>
                </pic:pic>
              </a:graphicData>
            </a:graphic>
          </wp:inline>
        </w:drawing>
      </w:r>
    </w:p>
    <w:p w14:paraId="26D4AFBC" w14:textId="3F7FB690" w:rsidR="00CA2EC7" w:rsidRDefault="00BF4F3D">
      <w:pPr>
        <w:pStyle w:val="FigureCaption"/>
        <w:rPr>
          <w:ins w:id="609" w:author="Lizzie Charbonneau" w:date="2018-04-17T12:40:00Z"/>
        </w:rPr>
      </w:pPr>
      <w:bookmarkStart w:id="610" w:name="_Ref459099953"/>
      <w:bookmarkStart w:id="611" w:name="_Toc511735473"/>
      <w:r>
        <w:t xml:space="preserve">Figure </w:t>
      </w:r>
      <w:r>
        <w:fldChar w:fldCharType="begin"/>
      </w:r>
      <w:r>
        <w:instrText xml:space="preserve"> SEQ Figure \* ARABIC </w:instrText>
      </w:r>
      <w:r>
        <w:fldChar w:fldCharType="separate"/>
      </w:r>
      <w:r w:rsidR="00F97739">
        <w:rPr>
          <w:noProof/>
        </w:rPr>
        <w:t>7</w:t>
      </w:r>
      <w:r>
        <w:rPr>
          <w:noProof/>
        </w:rPr>
        <w:fldChar w:fldCharType="end"/>
      </w:r>
      <w:bookmarkEnd w:id="610"/>
      <w:r>
        <w:t xml:space="preserve">. </w:t>
      </w:r>
      <w:bookmarkStart w:id="612" w:name="_Toc439154844"/>
      <w:r>
        <w:t>Finalize Measure Dialog</w:t>
      </w:r>
      <w:bookmarkEnd w:id="611"/>
      <w:bookmarkEnd w:id="612"/>
    </w:p>
    <w:p w14:paraId="48668714" w14:textId="77777777" w:rsidR="00DD30A7" w:rsidRDefault="00DD30A7" w:rsidP="00DD30A7">
      <w:pPr>
        <w:pStyle w:val="Heading3"/>
        <w:rPr>
          <w:ins w:id="613" w:author="Lizzie Charbonneau" w:date="2018-04-17T12:42:00Z"/>
        </w:rPr>
        <w:pPrChange w:id="614" w:author="Lizzie Charbonneau" w:date="2018-04-17T12:41:00Z">
          <w:pPr>
            <w:pStyle w:val="FigureCaption"/>
          </w:pPr>
        </w:pPrChange>
      </w:pPr>
      <w:bookmarkStart w:id="615" w:name="_Ref511732289"/>
      <w:bookmarkStart w:id="616" w:name="_Toc511735445"/>
      <w:ins w:id="617" w:author="Lizzie Charbonneau" w:date="2018-04-17T12:41:00Z">
        <w:r>
          <w:t>Value Set Options</w:t>
        </w:r>
      </w:ins>
      <w:bookmarkEnd w:id="615"/>
      <w:bookmarkEnd w:id="616"/>
    </w:p>
    <w:p w14:paraId="2058E48E" w14:textId="008EA6EE" w:rsidR="00387E65" w:rsidRDefault="00387E65" w:rsidP="00387E65">
      <w:pPr>
        <w:rPr>
          <w:ins w:id="618" w:author="Lizzie Charbonneau" w:date="2018-04-17T12:45:00Z"/>
        </w:rPr>
        <w:pPrChange w:id="619" w:author="Lizzie Charbonneau" w:date="2018-04-17T12:42:00Z">
          <w:pPr>
            <w:pStyle w:val="FigureCaption"/>
          </w:pPr>
        </w:pPrChange>
      </w:pPr>
      <w:ins w:id="620" w:author="Lizzie Charbonneau" w:date="2018-04-17T12:43:00Z">
        <w:r>
          <w:t xml:space="preserve">Bonnie allows users to download value sets </w:t>
        </w:r>
      </w:ins>
      <w:ins w:id="621" w:author="Lizzie Charbonneau" w:date="2018-04-17T13:38:00Z">
        <w:r w:rsidR="00690C9F">
          <w:t xml:space="preserve">associated with a </w:t>
        </w:r>
      </w:ins>
      <w:ins w:id="622" w:author="Lizzie Charbonneau" w:date="2018-04-17T13:39:00Z">
        <w:r w:rsidR="00690C9F">
          <w:t>measure</w:t>
        </w:r>
      </w:ins>
      <w:ins w:id="623" w:author="Lizzie Charbonneau" w:date="2018-04-17T13:38:00Z">
        <w:r w:rsidR="00690C9F">
          <w:t xml:space="preserve"> </w:t>
        </w:r>
      </w:ins>
      <w:bookmarkStart w:id="624" w:name="_GoBack"/>
      <w:bookmarkEnd w:id="624"/>
      <w:ins w:id="625" w:author="Lizzie Charbonneau" w:date="2018-04-17T12:43:00Z">
        <w:r>
          <w:t xml:space="preserve">based on either a VSAC profile or VSAC release. Bonnie also allows users to download draft value sets (if </w:t>
        </w:r>
      </w:ins>
      <w:ins w:id="626" w:author="Lizzie Charbonneau" w:date="2018-04-17T12:44:00Z">
        <w:r>
          <w:t xml:space="preserve">“Profile” is </w:t>
        </w:r>
        <w:r>
          <w:lastRenderedPageBreak/>
          <w:t>selected) and/or override their selections with</w:t>
        </w:r>
      </w:ins>
      <w:ins w:id="627" w:author="Lizzie Charbonneau" w:date="2018-04-17T12:45:00Z">
        <w:r>
          <w:t xml:space="preserve"> value set</w:t>
        </w:r>
      </w:ins>
      <w:ins w:id="628" w:author="Lizzie Charbonneau" w:date="2018-04-17T12:44:00Z">
        <w:r>
          <w:t xml:space="preserve"> versions specified within the C</w:t>
        </w:r>
      </w:ins>
      <w:ins w:id="629" w:author="Lizzie Charbonneau" w:date="2018-04-17T12:45:00Z">
        <w:r>
          <w:t>QL logic itself.</w:t>
        </w:r>
      </w:ins>
    </w:p>
    <w:p w14:paraId="0D44F0B5" w14:textId="77777777" w:rsidR="00A868FD" w:rsidRDefault="00A868FD" w:rsidP="00A868FD">
      <w:pPr>
        <w:keepNext/>
        <w:rPr>
          <w:ins w:id="630" w:author="Lizzie Charbonneau" w:date="2018-04-17T12:52:00Z"/>
        </w:rPr>
        <w:pPrChange w:id="631" w:author="Lizzie Charbonneau" w:date="2018-04-17T12:52:00Z">
          <w:pPr/>
        </w:pPrChange>
      </w:pPr>
      <w:ins w:id="632" w:author="Lizzie Charbonneau" w:date="2018-04-17T12:51:00Z">
        <w:r w:rsidRPr="00A868FD">
          <w:drawing>
            <wp:inline distT="0" distB="0" distL="0" distR="0" wp14:anchorId="1781A6AE" wp14:editId="6D556A98">
              <wp:extent cx="5943600" cy="1861820"/>
              <wp:effectExtent l="0" t="0" r="0" b="5080"/>
              <wp:docPr id="22" name="Picture 22" descr="Figure 8 presents the Value Set Options view with Profile selected, as described in the text immediately after the figure." title="Figure 8. Value Set Options -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1820"/>
                      </a:xfrm>
                      <a:prstGeom prst="rect">
                        <a:avLst/>
                      </a:prstGeom>
                    </pic:spPr>
                  </pic:pic>
                </a:graphicData>
              </a:graphic>
            </wp:inline>
          </w:drawing>
        </w:r>
      </w:ins>
    </w:p>
    <w:p w14:paraId="28D3106B" w14:textId="7D018DD6" w:rsidR="00387E65" w:rsidRDefault="00A868FD" w:rsidP="00C8283C">
      <w:pPr>
        <w:pStyle w:val="FigureCaption"/>
        <w:rPr>
          <w:ins w:id="633" w:author="Lizzie Charbonneau" w:date="2018-04-17T12:50:00Z"/>
        </w:rPr>
        <w:pPrChange w:id="634" w:author="Lizzie Charbonneau" w:date="2018-04-17T13:33:00Z">
          <w:pPr>
            <w:pStyle w:val="FigureCaption"/>
          </w:pPr>
        </w:pPrChange>
      </w:pPr>
      <w:bookmarkStart w:id="635" w:name="_Ref511732941"/>
      <w:bookmarkStart w:id="636" w:name="_Ref511732950"/>
      <w:bookmarkStart w:id="637" w:name="_Toc511735474"/>
      <w:ins w:id="638" w:author="Lizzie Charbonneau" w:date="2018-04-17T12:52:00Z">
        <w:r>
          <w:t xml:space="preserve">Figure </w:t>
        </w:r>
        <w:r>
          <w:fldChar w:fldCharType="begin"/>
        </w:r>
        <w:r>
          <w:instrText xml:space="preserve"> SEQ Figure \* ARABIC </w:instrText>
        </w:r>
      </w:ins>
      <w:r>
        <w:fldChar w:fldCharType="separate"/>
      </w:r>
      <w:ins w:id="639" w:author="Lizzie Charbonneau" w:date="2018-04-17T13:35:00Z">
        <w:r w:rsidR="00F97739">
          <w:rPr>
            <w:noProof/>
          </w:rPr>
          <w:t>8</w:t>
        </w:r>
      </w:ins>
      <w:ins w:id="640" w:author="Lizzie Charbonneau" w:date="2018-04-17T12:52:00Z">
        <w:r>
          <w:fldChar w:fldCharType="end"/>
        </w:r>
      </w:ins>
      <w:bookmarkEnd w:id="636"/>
      <w:ins w:id="641" w:author="Lizzie Charbonneau" w:date="2018-04-17T13:33:00Z">
        <w:r w:rsidR="00C8283C">
          <w:t>.</w:t>
        </w:r>
      </w:ins>
      <w:ins w:id="642" w:author="Lizzie Charbonneau" w:date="2018-04-17T12:52:00Z">
        <w:r>
          <w:t xml:space="preserve"> Value Set Options - Profile</w:t>
        </w:r>
      </w:ins>
      <w:bookmarkEnd w:id="635"/>
      <w:bookmarkEnd w:id="637"/>
    </w:p>
    <w:p w14:paraId="0D5271F5" w14:textId="5570C6B2" w:rsidR="00A868FD" w:rsidRDefault="000C7979" w:rsidP="00387E65">
      <w:pPr>
        <w:rPr>
          <w:ins w:id="643" w:author="Lizzie Charbonneau" w:date="2018-04-17T12:56:00Z"/>
        </w:rPr>
        <w:pPrChange w:id="644" w:author="Lizzie Charbonneau" w:date="2018-04-17T12:42:00Z">
          <w:pPr>
            <w:pStyle w:val="FigureCaption"/>
          </w:pPr>
        </w:pPrChange>
      </w:pPr>
      <w:ins w:id="645" w:author="Lizzie Charbonneau" w:date="2018-04-17T12:53:00Z">
        <w:r>
          <w:fldChar w:fldCharType="begin"/>
        </w:r>
        <w:r>
          <w:instrText xml:space="preserve"> REF _Ref511732950 \h </w:instrText>
        </w:r>
      </w:ins>
      <w:r>
        <w:fldChar w:fldCharType="separate"/>
      </w:r>
      <w:ins w:id="646" w:author="Lizzie Charbonneau" w:date="2018-04-17T13:35:00Z">
        <w:r w:rsidR="00F97739">
          <w:t xml:space="preserve">Figure </w:t>
        </w:r>
        <w:r w:rsidR="00F97739">
          <w:rPr>
            <w:noProof/>
          </w:rPr>
          <w:t>8</w:t>
        </w:r>
      </w:ins>
      <w:ins w:id="647" w:author="Lizzie Charbonneau" w:date="2018-04-17T12:53:00Z">
        <w:r>
          <w:fldChar w:fldCharType="end"/>
        </w:r>
        <w:r w:rsidR="00810434">
          <w:t xml:space="preserve"> shows the </w:t>
        </w:r>
      </w:ins>
      <w:ins w:id="648" w:author="Lizzie Charbonneau" w:date="2018-04-17T12:56:00Z">
        <w:r w:rsidR="00810434">
          <w:t>Value Set Options</w:t>
        </w:r>
      </w:ins>
      <w:ins w:id="649" w:author="Lizzie Charbonneau" w:date="2018-04-17T12:53:00Z">
        <w:r w:rsidR="00810434">
          <w:t xml:space="preserve"> </w:t>
        </w:r>
      </w:ins>
      <w:ins w:id="650" w:author="Lizzie Charbonneau" w:date="2018-04-17T12:54:00Z">
        <w:r w:rsidR="00810434">
          <w:t xml:space="preserve">section (item #3 in </w:t>
        </w:r>
        <w:r w:rsidR="00810434">
          <w:fldChar w:fldCharType="begin"/>
        </w:r>
        <w:r w:rsidR="00810434">
          <w:instrText xml:space="preserve"> REF _Ref493779228 \h </w:instrText>
        </w:r>
      </w:ins>
      <w:r w:rsidR="00810434">
        <w:fldChar w:fldCharType="separate"/>
      </w:r>
      <w:ins w:id="651" w:author="Lizzie Charbonneau" w:date="2018-04-17T13:35:00Z">
        <w:r w:rsidR="00F97739" w:rsidRPr="00BF4F3D">
          <w:rPr>
            <w:highlight w:val="yellow"/>
            <w:rPrChange w:id="652" w:author="Lizzie Charbonneau" w:date="2018-04-17T09:05:00Z">
              <w:rPr/>
            </w:rPrChange>
          </w:rPr>
          <w:t xml:space="preserve">Figure </w:t>
        </w:r>
        <w:r w:rsidR="00F97739">
          <w:rPr>
            <w:noProof/>
            <w:highlight w:val="yellow"/>
          </w:rPr>
          <w:t>6</w:t>
        </w:r>
      </w:ins>
      <w:ins w:id="653" w:author="Lizzie Charbonneau" w:date="2018-04-17T12:54:00Z">
        <w:r w:rsidR="00810434">
          <w:fldChar w:fldCharType="end"/>
        </w:r>
        <w:r w:rsidR="00810434">
          <w:t xml:space="preserve">) with the default selections. </w:t>
        </w:r>
      </w:ins>
      <w:ins w:id="654" w:author="Lizzie Charbonneau" w:date="2018-04-17T13:21:00Z">
        <w:r w:rsidR="00C71BC7">
          <w:t xml:space="preserve">The default selections are “Profile” with the “Latest eCQM”  profile selected, and </w:t>
        </w:r>
      </w:ins>
      <w:ins w:id="655" w:author="Lizzie Charbonneau" w:date="2018-04-17T13:22:00Z">
        <w:r w:rsidR="00C71BC7">
          <w:t xml:space="preserve">“Draft” checked. </w:t>
        </w:r>
      </w:ins>
      <w:ins w:id="656" w:author="Lizzie Charbonneau" w:date="2018-04-17T12:54:00Z">
        <w:r w:rsidR="00810434">
          <w:t xml:space="preserve">These default selections </w:t>
        </w:r>
      </w:ins>
      <w:ins w:id="657" w:author="Lizzie Charbonneau" w:date="2018-04-17T12:55:00Z">
        <w:r w:rsidR="00810434">
          <w:t>have the same behavior as the</w:t>
        </w:r>
      </w:ins>
      <w:ins w:id="658" w:author="Lizzie Charbonneau" w:date="2018-04-17T12:54:00Z">
        <w:r w:rsidR="00810434">
          <w:t xml:space="preserve"> default</w:t>
        </w:r>
      </w:ins>
      <w:ins w:id="659" w:author="Lizzie Charbonneau" w:date="2018-04-17T12:55:00Z">
        <w:r w:rsidR="00810434">
          <w:t xml:space="preserve"> selections</w:t>
        </w:r>
      </w:ins>
      <w:ins w:id="660" w:author="Lizzie Charbonneau" w:date="2018-04-17T12:54:00Z">
        <w:r w:rsidR="00810434">
          <w:t xml:space="preserve"> in Bonnie v2.0.</w:t>
        </w:r>
      </w:ins>
      <w:ins w:id="661" w:author="Lizzie Charbonneau" w:date="2018-04-17T12:55:00Z">
        <w:r w:rsidR="00810434">
          <w:t xml:space="preserve"> The UI elements included </w:t>
        </w:r>
      </w:ins>
      <w:ins w:id="662" w:author="Lizzie Charbonneau" w:date="2018-04-17T12:56:00Z">
        <w:r w:rsidR="00810434">
          <w:t xml:space="preserve">when </w:t>
        </w:r>
      </w:ins>
      <w:ins w:id="663" w:author="Lizzie Charbonneau" w:date="2018-04-17T13:22:00Z">
        <w:r w:rsidR="00C71BC7">
          <w:t>“</w:t>
        </w:r>
      </w:ins>
      <w:ins w:id="664" w:author="Lizzie Charbonneau" w:date="2018-04-17T12:56:00Z">
        <w:r w:rsidR="00810434">
          <w:t>Profile</w:t>
        </w:r>
      </w:ins>
      <w:ins w:id="665" w:author="Lizzie Charbonneau" w:date="2018-04-17T13:22:00Z">
        <w:r w:rsidR="00C71BC7">
          <w:t>”</w:t>
        </w:r>
      </w:ins>
      <w:ins w:id="666" w:author="Lizzie Charbonneau" w:date="2018-04-17T12:56:00Z">
        <w:r w:rsidR="00810434">
          <w:t xml:space="preserve"> is selected are outlined below.</w:t>
        </w:r>
      </w:ins>
    </w:p>
    <w:p w14:paraId="2EEA8771" w14:textId="77777777" w:rsidR="00810434" w:rsidRDefault="00810434" w:rsidP="00810434">
      <w:pPr>
        <w:pStyle w:val="ListParagraph"/>
        <w:numPr>
          <w:ilvl w:val="0"/>
          <w:numId w:val="71"/>
        </w:numPr>
        <w:rPr>
          <w:ins w:id="667" w:author="Lizzie Charbonneau" w:date="2018-04-17T12:59:00Z"/>
        </w:rPr>
        <w:pPrChange w:id="668" w:author="Lizzie Charbonneau" w:date="2018-04-17T12:56:00Z">
          <w:pPr>
            <w:pStyle w:val="FigureCaption"/>
          </w:pPr>
        </w:pPrChange>
      </w:pPr>
      <w:ins w:id="669" w:author="Lizzie Charbonneau" w:date="2018-04-17T12:56:00Z">
        <w:r>
          <w:t xml:space="preserve">Profile </w:t>
        </w:r>
      </w:ins>
      <w:ins w:id="670" w:author="Lizzie Charbonneau" w:date="2018-04-17T12:57:00Z">
        <w:r>
          <w:t>–</w:t>
        </w:r>
      </w:ins>
      <w:ins w:id="671" w:author="Lizzie Charbonneau" w:date="2018-04-17T13:00:00Z">
        <w:r>
          <w:t xml:space="preserve"> </w:t>
        </w:r>
      </w:ins>
      <w:ins w:id="672" w:author="Lizzie Charbonneau" w:date="2018-04-17T12:58:00Z">
        <w:r>
          <w:t xml:space="preserve">When Profile is selected, Bonnie queries VSAC </w:t>
        </w:r>
      </w:ins>
      <w:ins w:id="673" w:author="Lizzie Charbonneau" w:date="2018-04-17T12:59:00Z">
        <w:r>
          <w:t>for value sets calculated by an expansion profile. Expansion profiles are instructions for calculating value set content based on specific code system versions and retired legacy codes.</w:t>
        </w:r>
      </w:ins>
    </w:p>
    <w:p w14:paraId="765ABFCE" w14:textId="77777777" w:rsidR="00810434" w:rsidRDefault="00810434" w:rsidP="00810434">
      <w:pPr>
        <w:pStyle w:val="ListParagraph"/>
        <w:numPr>
          <w:ilvl w:val="0"/>
          <w:numId w:val="71"/>
        </w:numPr>
        <w:rPr>
          <w:ins w:id="674" w:author="Lizzie Charbonneau" w:date="2018-04-17T13:12:00Z"/>
        </w:rPr>
        <w:pPrChange w:id="675" w:author="Lizzie Charbonneau" w:date="2018-04-17T12:56:00Z">
          <w:pPr>
            <w:pStyle w:val="FigureCaption"/>
          </w:pPr>
        </w:pPrChange>
      </w:pPr>
      <w:ins w:id="676" w:author="Lizzie Charbonneau" w:date="2018-04-17T12:59:00Z">
        <w:r>
          <w:t xml:space="preserve">Profile dropdown selector </w:t>
        </w:r>
      </w:ins>
      <w:ins w:id="677" w:author="Lizzie Charbonneau" w:date="2018-04-17T13:00:00Z">
        <w:r>
          <w:t>–</w:t>
        </w:r>
      </w:ins>
      <w:ins w:id="678" w:author="Lizzie Charbonneau" w:date="2018-04-17T12:59:00Z">
        <w:r>
          <w:t xml:space="preserve"> </w:t>
        </w:r>
      </w:ins>
      <w:ins w:id="679" w:author="Lizzie Charbonneau" w:date="2018-04-17T13:00:00Z">
        <w:r>
          <w:t xml:space="preserve">Allows the user to select </w:t>
        </w:r>
      </w:ins>
      <w:ins w:id="680" w:author="Lizzie Charbonneau" w:date="2018-04-17T13:01:00Z">
        <w:r>
          <w:t xml:space="preserve">an expansion profile to use for retrieving value sets. The default selection is “Latest eCQM”. “Latest eCQM” represents either </w:t>
        </w:r>
      </w:ins>
      <w:ins w:id="681" w:author="Lizzie Charbonneau" w:date="2018-04-17T13:12:00Z">
        <w:r w:rsidR="0038035E">
          <w:t xml:space="preserve">an </w:t>
        </w:r>
        <w:commentRangeStart w:id="682"/>
        <w:r w:rsidR="0038035E">
          <w:t xml:space="preserve">upcoming </w:t>
        </w:r>
      </w:ins>
      <w:ins w:id="683" w:author="Lizzie Charbonneau" w:date="2018-04-17T13:20:00Z">
        <w:r w:rsidR="0038035E">
          <w:t>profile</w:t>
        </w:r>
      </w:ins>
      <w:ins w:id="684" w:author="Lizzie Charbonneau" w:date="2018-04-17T13:12:00Z">
        <w:r w:rsidR="0038035E">
          <w:t xml:space="preserve"> or the latest </w:t>
        </w:r>
      </w:ins>
      <w:ins w:id="685" w:author="Lizzie Charbonneau" w:date="2018-04-17T13:20:00Z">
        <w:r w:rsidR="0038035E">
          <w:t>published profile</w:t>
        </w:r>
        <w:commentRangeEnd w:id="682"/>
        <w:r w:rsidR="0038035E">
          <w:rPr>
            <w:rStyle w:val="CommentReference"/>
          </w:rPr>
          <w:commentReference w:id="682"/>
        </w:r>
      </w:ins>
      <w:ins w:id="686" w:author="Lizzie Charbonneau" w:date="2018-04-17T13:12:00Z">
        <w:r w:rsidR="0038035E">
          <w:t>.</w:t>
        </w:r>
      </w:ins>
    </w:p>
    <w:p w14:paraId="127D462A" w14:textId="77777777" w:rsidR="0038035E" w:rsidRDefault="0038035E" w:rsidP="00810434">
      <w:pPr>
        <w:pStyle w:val="ListParagraph"/>
        <w:numPr>
          <w:ilvl w:val="0"/>
          <w:numId w:val="71"/>
        </w:numPr>
        <w:rPr>
          <w:ins w:id="687" w:author="Lizzie Charbonneau" w:date="2018-04-17T13:14:00Z"/>
        </w:rPr>
        <w:pPrChange w:id="688" w:author="Lizzie Charbonneau" w:date="2018-04-17T12:56:00Z">
          <w:pPr>
            <w:pStyle w:val="FigureCaption"/>
          </w:pPr>
        </w:pPrChange>
      </w:pPr>
      <w:ins w:id="689" w:author="Lizzie Charbonneau" w:date="2018-04-17T13:12:00Z">
        <w:r>
          <w:t xml:space="preserve">Override options with measure defined versions </w:t>
        </w:r>
      </w:ins>
      <w:ins w:id="690" w:author="Lizzie Charbonneau" w:date="2018-04-17T13:13:00Z">
        <w:r>
          <w:t>–</w:t>
        </w:r>
      </w:ins>
      <w:ins w:id="691" w:author="Lizzie Charbonneau" w:date="2018-04-17T13:12:00Z">
        <w:r>
          <w:t xml:space="preserve"> </w:t>
        </w:r>
      </w:ins>
      <w:ins w:id="692" w:author="Lizzie Charbonneau" w:date="2018-04-17T13:13:00Z">
        <w:r>
          <w:t xml:space="preserve">It is possible for a measure to contain value set versions within the CQL itself. This option allows the user to override the selected option to use the measure defined value set versions. If this option is selected and a version for a value set </w:t>
        </w:r>
      </w:ins>
      <w:ins w:id="693" w:author="Lizzie Charbonneau" w:date="2018-04-17T13:14:00Z">
        <w:r>
          <w:t xml:space="preserve">is </w:t>
        </w:r>
        <w:r>
          <w:rPr>
            <w:b/>
          </w:rPr>
          <w:t>not</w:t>
        </w:r>
        <w:r>
          <w:t xml:space="preserve"> defined within the measure, then Bonnie will use the selected profile to retrieve the appropriate value set version.</w:t>
        </w:r>
      </w:ins>
    </w:p>
    <w:p w14:paraId="6AF96457" w14:textId="77777777" w:rsidR="0038035E" w:rsidRDefault="0038035E" w:rsidP="00810434">
      <w:pPr>
        <w:pStyle w:val="ListParagraph"/>
        <w:numPr>
          <w:ilvl w:val="0"/>
          <w:numId w:val="71"/>
        </w:numPr>
        <w:rPr>
          <w:ins w:id="694" w:author="Lizzie Charbonneau" w:date="2018-04-17T13:18:00Z"/>
        </w:rPr>
        <w:pPrChange w:id="695" w:author="Lizzie Charbonneau" w:date="2018-04-17T12:56:00Z">
          <w:pPr>
            <w:pStyle w:val="FigureCaption"/>
          </w:pPr>
        </w:pPrChange>
      </w:pPr>
      <w:ins w:id="696" w:author="Lizzie Charbonneau" w:date="2018-04-17T13:15:00Z">
        <w:r>
          <w:t xml:space="preserve">Draft – </w:t>
        </w:r>
      </w:ins>
      <w:ins w:id="697" w:author="Lizzie Charbonneau" w:date="2018-04-17T13:16:00Z">
        <w:r>
          <w:t xml:space="preserve">When this option is selected, Bonnie will retrieve the draft value set expansions for the selected expansion profile. Note that if the user </w:t>
        </w:r>
      </w:ins>
      <w:ins w:id="698" w:author="Lizzie Charbonneau" w:date="2018-04-17T13:18:00Z">
        <w:r>
          <w:t>selects draft and is not an assigned author or steward group member for one or more of the value sets included in the measure, the measure upload will fail. Draft is selected by default.</w:t>
        </w:r>
      </w:ins>
      <w:ins w:id="699" w:author="Lizzie Charbonneau" w:date="2018-04-17T13:16:00Z">
        <w:r>
          <w:t xml:space="preserve"> </w:t>
        </w:r>
      </w:ins>
      <w:ins w:id="700" w:author="Lizzie Charbonneau" w:date="2018-04-17T13:15:00Z">
        <w:r>
          <w:t xml:space="preserve"> </w:t>
        </w:r>
      </w:ins>
    </w:p>
    <w:p w14:paraId="7C8B4873" w14:textId="77777777" w:rsidR="0038035E" w:rsidRDefault="0038035E" w:rsidP="00810434">
      <w:pPr>
        <w:pStyle w:val="ListParagraph"/>
        <w:numPr>
          <w:ilvl w:val="0"/>
          <w:numId w:val="71"/>
        </w:numPr>
        <w:rPr>
          <w:ins w:id="701" w:author="Lizzie Charbonneau" w:date="2018-04-17T13:16:00Z"/>
        </w:rPr>
        <w:pPrChange w:id="702" w:author="Lizzie Charbonneau" w:date="2018-04-17T12:56:00Z">
          <w:pPr>
            <w:pStyle w:val="FigureCaption"/>
          </w:pPr>
        </w:pPrChange>
      </w:pPr>
      <w:ins w:id="703" w:author="Lizzie Charbonneau" w:date="2018-04-17T13:20:00Z">
        <w:r>
          <w:t xml:space="preserve">Information buttons </w:t>
        </w:r>
      </w:ins>
      <w:ins w:id="704" w:author="Lizzie Charbonneau" w:date="2018-04-17T13:21:00Z">
        <w:r w:rsidR="005877D7">
          <w:t>–</w:t>
        </w:r>
      </w:ins>
      <w:ins w:id="705" w:author="Lizzie Charbonneau" w:date="2018-04-17T13:20:00Z">
        <w:r>
          <w:t xml:space="preserve"> </w:t>
        </w:r>
      </w:ins>
      <w:ins w:id="706" w:author="Lizzie Charbonneau" w:date="2018-04-17T13:21:00Z">
        <w:r w:rsidR="005877D7">
          <w:t>Contains additional information regarding the value set options.</w:t>
        </w:r>
      </w:ins>
    </w:p>
    <w:p w14:paraId="066764E2" w14:textId="77777777" w:rsidR="00A868FD" w:rsidRDefault="00A868FD" w:rsidP="00387E65">
      <w:pPr>
        <w:rPr>
          <w:ins w:id="707" w:author="Lizzie Charbonneau" w:date="2018-04-17T12:52:00Z"/>
        </w:rPr>
        <w:pPrChange w:id="708" w:author="Lizzie Charbonneau" w:date="2018-04-17T12:42:00Z">
          <w:pPr>
            <w:pStyle w:val="FigureCaption"/>
          </w:pPr>
        </w:pPrChange>
      </w:pPr>
    </w:p>
    <w:p w14:paraId="4795E461" w14:textId="77777777" w:rsidR="00A868FD" w:rsidRDefault="00A868FD" w:rsidP="00A868FD">
      <w:pPr>
        <w:keepNext/>
        <w:rPr>
          <w:ins w:id="709" w:author="Lizzie Charbonneau" w:date="2018-04-17T12:53:00Z"/>
        </w:rPr>
        <w:pPrChange w:id="710" w:author="Lizzie Charbonneau" w:date="2018-04-17T12:53:00Z">
          <w:pPr/>
        </w:pPrChange>
      </w:pPr>
      <w:ins w:id="711" w:author="Lizzie Charbonneau" w:date="2018-04-17T12:52:00Z">
        <w:r w:rsidRPr="00A868FD">
          <w:lastRenderedPageBreak/>
          <w:drawing>
            <wp:inline distT="0" distB="0" distL="0" distR="0" wp14:anchorId="04CB87FD" wp14:editId="15ED38F1">
              <wp:extent cx="5943600" cy="1868805"/>
              <wp:effectExtent l="0" t="0" r="0" b="0"/>
              <wp:docPr id="23" name="Picture 23" descr="Figure 9 presents the Value Set Options view with Release selected, as described in the text immediately after the figure." title="Figure 9. Value Set Options -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68805"/>
                      </a:xfrm>
                      <a:prstGeom prst="rect">
                        <a:avLst/>
                      </a:prstGeom>
                    </pic:spPr>
                  </pic:pic>
                </a:graphicData>
              </a:graphic>
            </wp:inline>
          </w:drawing>
        </w:r>
      </w:ins>
    </w:p>
    <w:p w14:paraId="5C673281" w14:textId="53C6461E" w:rsidR="00A868FD" w:rsidRDefault="00A868FD" w:rsidP="00C8283C">
      <w:pPr>
        <w:pStyle w:val="FigureCaption"/>
        <w:rPr>
          <w:ins w:id="712" w:author="Lizzie Charbonneau" w:date="2018-04-17T12:50:00Z"/>
        </w:rPr>
        <w:pPrChange w:id="713" w:author="Lizzie Charbonneau" w:date="2018-04-17T13:33:00Z">
          <w:pPr>
            <w:pStyle w:val="FigureCaption"/>
          </w:pPr>
        </w:pPrChange>
      </w:pPr>
      <w:bookmarkStart w:id="714" w:name="_Ref511734704"/>
      <w:bookmarkStart w:id="715" w:name="_Toc511735475"/>
      <w:ins w:id="716" w:author="Lizzie Charbonneau" w:date="2018-04-17T12:53:00Z">
        <w:r>
          <w:t xml:space="preserve">Figure </w:t>
        </w:r>
        <w:r>
          <w:fldChar w:fldCharType="begin"/>
        </w:r>
        <w:r>
          <w:instrText xml:space="preserve"> SEQ Figure \* ARABIC </w:instrText>
        </w:r>
      </w:ins>
      <w:r>
        <w:fldChar w:fldCharType="separate"/>
      </w:r>
      <w:ins w:id="717" w:author="Lizzie Charbonneau" w:date="2018-04-17T13:35:00Z">
        <w:r w:rsidR="00F97739">
          <w:rPr>
            <w:noProof/>
          </w:rPr>
          <w:t>9</w:t>
        </w:r>
      </w:ins>
      <w:ins w:id="718" w:author="Lizzie Charbonneau" w:date="2018-04-17T12:53:00Z">
        <w:r>
          <w:fldChar w:fldCharType="end"/>
        </w:r>
      </w:ins>
      <w:bookmarkEnd w:id="714"/>
      <w:ins w:id="719" w:author="Lizzie Charbonneau" w:date="2018-04-17T13:33:00Z">
        <w:r w:rsidR="00C8283C">
          <w:t>.</w:t>
        </w:r>
      </w:ins>
      <w:ins w:id="720" w:author="Lizzie Charbonneau" w:date="2018-04-17T12:53:00Z">
        <w:r>
          <w:t xml:space="preserve"> Value Set Options - Release</w:t>
        </w:r>
      </w:ins>
      <w:bookmarkEnd w:id="715"/>
    </w:p>
    <w:p w14:paraId="0452CB85" w14:textId="313607A8" w:rsidR="00081B80" w:rsidRDefault="00081B80" w:rsidP="00081B80">
      <w:pPr>
        <w:rPr>
          <w:ins w:id="721" w:author="Lizzie Charbonneau" w:date="2018-04-17T13:22:00Z"/>
        </w:rPr>
      </w:pPr>
      <w:ins w:id="722" w:author="Lizzie Charbonneau" w:date="2018-04-17T13:22:00Z">
        <w:r>
          <w:fldChar w:fldCharType="begin"/>
        </w:r>
        <w:r>
          <w:instrText xml:space="preserve"> REF _Ref511734704 \h </w:instrText>
        </w:r>
      </w:ins>
      <w:r>
        <w:fldChar w:fldCharType="separate"/>
      </w:r>
      <w:ins w:id="723" w:author="Lizzie Charbonneau" w:date="2018-04-17T13:35:00Z">
        <w:r w:rsidR="00F97739">
          <w:t xml:space="preserve">Figure </w:t>
        </w:r>
        <w:r w:rsidR="00F97739">
          <w:rPr>
            <w:noProof/>
          </w:rPr>
          <w:t>9</w:t>
        </w:r>
      </w:ins>
      <w:ins w:id="724" w:author="Lizzie Charbonneau" w:date="2018-04-17T13:22:00Z">
        <w:r>
          <w:fldChar w:fldCharType="end"/>
        </w:r>
      </w:ins>
      <w:ins w:id="725" w:author="Lizzie Charbonneau" w:date="2018-04-17T13:23:00Z">
        <w:r>
          <w:t xml:space="preserve"> </w:t>
        </w:r>
      </w:ins>
      <w:ins w:id="726" w:author="Lizzie Charbonneau" w:date="2018-04-17T13:22:00Z">
        <w:r>
          <w:t xml:space="preserve">shows the Value Set Options section (item #3 in </w:t>
        </w:r>
        <w:r>
          <w:fldChar w:fldCharType="begin"/>
        </w:r>
        <w:r>
          <w:instrText xml:space="preserve"> REF _Ref493779228 \h </w:instrText>
        </w:r>
        <w:r>
          <w:fldChar w:fldCharType="separate"/>
        </w:r>
      </w:ins>
      <w:ins w:id="727" w:author="Lizzie Charbonneau" w:date="2018-04-17T13:35:00Z">
        <w:r w:rsidR="00F97739" w:rsidRPr="00BF4F3D">
          <w:rPr>
            <w:highlight w:val="yellow"/>
            <w:rPrChange w:id="728" w:author="Lizzie Charbonneau" w:date="2018-04-17T09:05:00Z">
              <w:rPr/>
            </w:rPrChange>
          </w:rPr>
          <w:t xml:space="preserve">Figure </w:t>
        </w:r>
        <w:r w:rsidR="00F97739">
          <w:rPr>
            <w:noProof/>
            <w:highlight w:val="yellow"/>
          </w:rPr>
          <w:t>6</w:t>
        </w:r>
      </w:ins>
      <w:ins w:id="729" w:author="Lizzie Charbonneau" w:date="2018-04-17T13:22:00Z">
        <w:r>
          <w:fldChar w:fldCharType="end"/>
        </w:r>
        <w:r>
          <w:t xml:space="preserve">) with </w:t>
        </w:r>
      </w:ins>
      <w:ins w:id="730" w:author="Lizzie Charbonneau" w:date="2018-04-17T13:23:00Z">
        <w:r>
          <w:t>“Release” selected</w:t>
        </w:r>
      </w:ins>
      <w:ins w:id="731" w:author="Lizzie Charbonneau" w:date="2018-04-17T13:22:00Z">
        <w:r>
          <w:t>. The UI elements included when “</w:t>
        </w:r>
      </w:ins>
      <w:ins w:id="732" w:author="Lizzie Charbonneau" w:date="2018-04-17T13:23:00Z">
        <w:r>
          <w:t>Releases</w:t>
        </w:r>
      </w:ins>
      <w:ins w:id="733" w:author="Lizzie Charbonneau" w:date="2018-04-17T13:22:00Z">
        <w:r>
          <w:t>” is selected are outlined below.</w:t>
        </w:r>
      </w:ins>
    </w:p>
    <w:p w14:paraId="77566C7A" w14:textId="78DDA2EC" w:rsidR="00081B80" w:rsidRDefault="00081B80" w:rsidP="00081B80">
      <w:pPr>
        <w:pStyle w:val="ListParagraph"/>
        <w:numPr>
          <w:ilvl w:val="0"/>
          <w:numId w:val="72"/>
        </w:numPr>
        <w:rPr>
          <w:ins w:id="734" w:author="Lizzie Charbonneau" w:date="2018-04-17T13:22:00Z"/>
        </w:rPr>
      </w:pPr>
      <w:ins w:id="735" w:author="Lizzie Charbonneau" w:date="2018-04-17T13:23:00Z">
        <w:r>
          <w:t>Release</w:t>
        </w:r>
      </w:ins>
      <w:ins w:id="736" w:author="Lizzie Charbonneau" w:date="2018-04-17T13:22:00Z">
        <w:r>
          <w:t xml:space="preserve"> – When </w:t>
        </w:r>
      </w:ins>
      <w:ins w:id="737" w:author="Lizzie Charbonneau" w:date="2018-04-17T13:23:00Z">
        <w:r>
          <w:t>Release</w:t>
        </w:r>
      </w:ins>
      <w:ins w:id="738" w:author="Lizzie Charbonneau" w:date="2018-04-17T13:22:00Z">
        <w:r>
          <w:t xml:space="preserve"> is selected, Bonnie queries VSAC </w:t>
        </w:r>
      </w:ins>
      <w:ins w:id="739" w:author="Lizzie Charbonneau" w:date="2018-04-17T13:28:00Z">
        <w:r>
          <w:t xml:space="preserve">for the published value sets </w:t>
        </w:r>
      </w:ins>
      <w:ins w:id="740" w:author="Lizzie Charbonneau" w:date="2018-04-17T13:30:00Z">
        <w:r>
          <w:t>associated with the</w:t>
        </w:r>
      </w:ins>
      <w:ins w:id="741" w:author="Lizzie Charbonneau" w:date="2018-04-17T13:28:00Z">
        <w:r>
          <w:t xml:space="preserve"> specified release</w:t>
        </w:r>
      </w:ins>
      <w:ins w:id="742" w:author="Lizzie Charbonneau" w:date="2018-04-17T13:22:00Z">
        <w:r>
          <w:t>.</w:t>
        </w:r>
      </w:ins>
    </w:p>
    <w:p w14:paraId="498C893E" w14:textId="002CEDC0" w:rsidR="00081B80" w:rsidRDefault="00081B80" w:rsidP="00081B80">
      <w:pPr>
        <w:pStyle w:val="ListParagraph"/>
        <w:numPr>
          <w:ilvl w:val="0"/>
          <w:numId w:val="72"/>
        </w:numPr>
        <w:rPr>
          <w:ins w:id="743" w:author="Lizzie Charbonneau" w:date="2018-04-17T13:22:00Z"/>
        </w:rPr>
      </w:pPr>
      <w:ins w:id="744" w:author="Lizzie Charbonneau" w:date="2018-04-17T13:30:00Z">
        <w:r>
          <w:t>Program</w:t>
        </w:r>
      </w:ins>
      <w:ins w:id="745" w:author="Lizzie Charbonneau" w:date="2018-04-17T13:22:00Z">
        <w:r>
          <w:t xml:space="preserve"> dropdown selector – </w:t>
        </w:r>
      </w:ins>
      <w:ins w:id="746" w:author="Lizzie Charbonneau" w:date="2018-04-17T13:30:00Z">
        <w:r>
          <w:t xml:space="preserve">Allows the user to select </w:t>
        </w:r>
      </w:ins>
      <w:ins w:id="747" w:author="Lizzie Charbonneau" w:date="2018-04-17T13:31:00Z">
        <w:r>
          <w:t>the program that includes the release they would like to use.</w:t>
        </w:r>
      </w:ins>
      <w:ins w:id="748" w:author="Lizzie Charbonneau" w:date="2018-04-17T13:30:00Z">
        <w:r>
          <w:t xml:space="preserve"> </w:t>
        </w:r>
      </w:ins>
    </w:p>
    <w:p w14:paraId="745356EF" w14:textId="676457C4" w:rsidR="00081B80" w:rsidRDefault="00081B80" w:rsidP="00081B80">
      <w:pPr>
        <w:pStyle w:val="ListParagraph"/>
        <w:numPr>
          <w:ilvl w:val="0"/>
          <w:numId w:val="72"/>
        </w:numPr>
        <w:rPr>
          <w:ins w:id="749" w:author="Lizzie Charbonneau" w:date="2018-04-17T13:22:00Z"/>
        </w:rPr>
      </w:pPr>
      <w:ins w:id="750" w:author="Lizzie Charbonneau" w:date="2018-04-17T13:31:00Z">
        <w:r>
          <w:t>Release dropdown selector</w:t>
        </w:r>
      </w:ins>
      <w:ins w:id="751" w:author="Lizzie Charbonneau" w:date="2018-04-17T13:22:00Z">
        <w:r>
          <w:t xml:space="preserve"> – </w:t>
        </w:r>
      </w:ins>
      <w:ins w:id="752" w:author="Lizzie Charbonneau" w:date="2018-04-17T13:31:00Z">
        <w:r>
          <w:t>Allows the user to select the appropriate release</w:t>
        </w:r>
        <w:r w:rsidR="00DF7AEB">
          <w:t>.</w:t>
        </w:r>
      </w:ins>
    </w:p>
    <w:p w14:paraId="734AE6CF" w14:textId="6ED90793" w:rsidR="00081B80" w:rsidRDefault="00081B80" w:rsidP="00081B80">
      <w:pPr>
        <w:pStyle w:val="ListParagraph"/>
        <w:numPr>
          <w:ilvl w:val="0"/>
          <w:numId w:val="72"/>
        </w:numPr>
        <w:rPr>
          <w:ins w:id="753" w:author="Lizzie Charbonneau" w:date="2018-04-17T13:23:00Z"/>
        </w:rPr>
      </w:pPr>
      <w:ins w:id="754" w:author="Lizzie Charbonneau" w:date="2018-04-17T13:23:00Z">
        <w:r>
          <w:t xml:space="preserve">Override options with measure defined versions – It is possible for a measure to contain value set versions within the CQL itself. This option allows the user to override the selected option to use the measure defined value set versions. If this option is selected and a version for a value set is </w:t>
        </w:r>
        <w:r>
          <w:rPr>
            <w:b/>
          </w:rPr>
          <w:t>not</w:t>
        </w:r>
        <w:r>
          <w:t xml:space="preserve"> defined within the measure, then Bonnie will use the selected </w:t>
        </w:r>
        <w:r>
          <w:t>release</w:t>
        </w:r>
        <w:r>
          <w:t xml:space="preserve"> to retrieve the appropriate value set version.</w:t>
        </w:r>
      </w:ins>
    </w:p>
    <w:p w14:paraId="3C3B12C6" w14:textId="77777777" w:rsidR="00081B80" w:rsidRDefault="00081B80" w:rsidP="00081B80">
      <w:pPr>
        <w:pStyle w:val="ListParagraph"/>
        <w:numPr>
          <w:ilvl w:val="0"/>
          <w:numId w:val="72"/>
        </w:numPr>
        <w:rPr>
          <w:ins w:id="755" w:author="Lizzie Charbonneau" w:date="2018-04-17T13:22:00Z"/>
        </w:rPr>
      </w:pPr>
      <w:ins w:id="756" w:author="Lizzie Charbonneau" w:date="2018-04-17T13:22:00Z">
        <w:r>
          <w:t>Information buttons – Contains additional information regarding the value set options.</w:t>
        </w:r>
      </w:ins>
    </w:p>
    <w:p w14:paraId="4BAD543F" w14:textId="5B545BB9" w:rsidR="00A868FD" w:rsidRPr="00387E65" w:rsidRDefault="00A868FD" w:rsidP="00387E65">
      <w:pPr>
        <w:rPr>
          <w:rPrChange w:id="757" w:author="Lizzie Charbonneau" w:date="2018-04-17T12:42:00Z">
            <w:rPr/>
          </w:rPrChange>
        </w:rPr>
        <w:pPrChange w:id="758" w:author="Lizzie Charbonneau" w:date="2018-04-17T12:42:00Z">
          <w:pPr>
            <w:pStyle w:val="FigureCaption"/>
          </w:pPr>
        </w:pPrChange>
      </w:pPr>
    </w:p>
    <w:p w14:paraId="5385D29F" w14:textId="77777777" w:rsidR="00CA2EC7" w:rsidRDefault="00BF4F3D">
      <w:pPr>
        <w:pStyle w:val="Heading2"/>
      </w:pPr>
      <w:bookmarkStart w:id="759" w:name="_Toc439155304"/>
      <w:bookmarkStart w:id="760" w:name="_Toc439155666"/>
      <w:bookmarkStart w:id="761" w:name="_Toc439155746"/>
      <w:bookmarkStart w:id="762" w:name="_Toc439156655"/>
      <w:bookmarkStart w:id="763" w:name="_Toc439157821"/>
      <w:bookmarkStart w:id="764" w:name="_Toc439158065"/>
      <w:bookmarkStart w:id="765" w:name="_Toc439158247"/>
      <w:bookmarkStart w:id="766" w:name="_Toc439922486"/>
      <w:bookmarkStart w:id="767" w:name="_Toc439923956"/>
      <w:bookmarkStart w:id="768" w:name="_Toc439924025"/>
      <w:bookmarkStart w:id="769" w:name="_Toc495298947"/>
      <w:bookmarkStart w:id="770" w:name="_Toc511735446"/>
      <w:bookmarkEnd w:id="759"/>
      <w:bookmarkEnd w:id="760"/>
      <w:bookmarkEnd w:id="761"/>
      <w:bookmarkEnd w:id="762"/>
      <w:bookmarkEnd w:id="763"/>
      <w:bookmarkEnd w:id="764"/>
      <w:bookmarkEnd w:id="765"/>
      <w:bookmarkEnd w:id="766"/>
      <w:bookmarkEnd w:id="767"/>
      <w:bookmarkEnd w:id="768"/>
      <w:r>
        <w:t>Updating a Measure</w:t>
      </w:r>
      <w:bookmarkEnd w:id="769"/>
      <w:bookmarkEnd w:id="770"/>
    </w:p>
    <w:p w14:paraId="4FEE0084" w14:textId="77777777"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7896B139" w14:textId="012AB8F3"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F97739">
        <w:t xml:space="preserve">Figure </w:t>
      </w:r>
      <w:r w:rsidR="00F97739">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r>
        <w:fldChar w:fldCharType="begin"/>
      </w:r>
      <w:r>
        <w:instrText xml:space="preserve"> REF _Ref459100171 </w:instrText>
      </w:r>
      <w:r>
        <w:fldChar w:fldCharType="separate"/>
      </w:r>
      <w:ins w:id="771" w:author="Lizzie Charbonneau" w:date="2018-04-17T13:35:00Z">
        <w:r w:rsidR="00F97739">
          <w:t xml:space="preserve">Figure </w:t>
        </w:r>
        <w:r w:rsidR="00F97739">
          <w:rPr>
            <w:noProof/>
          </w:rPr>
          <w:t>10</w:t>
        </w:r>
      </w:ins>
      <w:del w:id="772" w:author="Lizzie Charbonneau" w:date="2018-04-17T13:35:00Z">
        <w:r w:rsidR="002C6EB8" w:rsidDel="00F97739">
          <w:delText xml:space="preserve">Figure </w:delText>
        </w:r>
        <w:r w:rsidR="002C6EB8" w:rsidDel="00F97739">
          <w:rPr>
            <w:noProof/>
          </w:rPr>
          <w:delText>8</w:delText>
        </w:r>
      </w:del>
      <w:r>
        <w:rPr>
          <w:noProof/>
        </w:rPr>
        <w:fldChar w:fldCharType="end"/>
      </w:r>
      <w:r>
        <w:t>.</w:t>
      </w:r>
    </w:p>
    <w:p w14:paraId="4819DFC7" w14:textId="77777777" w:rsidR="00CA2EC7" w:rsidRDefault="00BF4F3D">
      <w:pPr>
        <w:pStyle w:val="NumberedList"/>
      </w:pPr>
      <w:r>
        <w:t>Select a new MAT export zip with the updated measure definition.</w:t>
      </w:r>
    </w:p>
    <w:p w14:paraId="23AAA9BD" w14:textId="77777777" w:rsidR="00CA2EC7" w:rsidRDefault="00BF4F3D">
      <w:pPr>
        <w:pStyle w:val="NumberedListLast"/>
        <w:spacing w:after="240"/>
      </w:pPr>
      <w:r>
        <w:t>Click the “Load” button to load the new version of the measure.</w:t>
      </w:r>
    </w:p>
    <w:p w14:paraId="653E8655" w14:textId="77777777" w:rsidR="00CA2EC7" w:rsidRDefault="00BF4F3D">
      <w:pPr>
        <w:pStyle w:val="Figure"/>
        <w:rPr>
          <w:b w:val="0"/>
        </w:rPr>
      </w:pPr>
      <w:r>
        <w:rPr>
          <w:b w:val="0"/>
          <w:noProof/>
        </w:rPr>
        <w:lastRenderedPageBreak/>
        <w:drawing>
          <wp:inline distT="0" distB="0" distL="0" distR="0" wp14:anchorId="4052E37B" wp14:editId="46EDBB54">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B46071" w14:textId="58A47F14" w:rsidR="00CA2EC7" w:rsidRDefault="00BF4F3D">
      <w:pPr>
        <w:pStyle w:val="FigureCaption"/>
      </w:pPr>
      <w:bookmarkStart w:id="773" w:name="_Ref459100171"/>
      <w:bookmarkStart w:id="774" w:name="_Toc511735476"/>
      <w:r>
        <w:t xml:space="preserve">Figure </w:t>
      </w:r>
      <w:r>
        <w:fldChar w:fldCharType="begin"/>
      </w:r>
      <w:r>
        <w:instrText xml:space="preserve"> SEQ Figure \* ARABIC </w:instrText>
      </w:r>
      <w:r>
        <w:fldChar w:fldCharType="separate"/>
      </w:r>
      <w:ins w:id="775" w:author="Lizzie Charbonneau" w:date="2018-04-17T13:35:00Z">
        <w:r w:rsidR="00F97739">
          <w:rPr>
            <w:noProof/>
          </w:rPr>
          <w:t>10</w:t>
        </w:r>
      </w:ins>
      <w:del w:id="776" w:author="Lizzie Charbonneau" w:date="2018-04-17T12:52:00Z">
        <w:r w:rsidR="002C6EB8" w:rsidDel="00A868FD">
          <w:rPr>
            <w:noProof/>
          </w:rPr>
          <w:delText>8</w:delText>
        </w:r>
      </w:del>
      <w:r>
        <w:rPr>
          <w:noProof/>
        </w:rPr>
        <w:fldChar w:fldCharType="end"/>
      </w:r>
      <w:bookmarkEnd w:id="773"/>
      <w:r>
        <w:t>. Updating Measure Dialog</w:t>
      </w:r>
      <w:bookmarkEnd w:id="774"/>
    </w:p>
    <w:p w14:paraId="64E4A8AA" w14:textId="77777777" w:rsidR="00CA2EC7" w:rsidRDefault="00BF4F3D">
      <w:pPr>
        <w:pStyle w:val="Heading2"/>
      </w:pPr>
      <w:bookmarkStart w:id="777" w:name="_Toc439155306"/>
      <w:bookmarkStart w:id="778" w:name="_Toc439155668"/>
      <w:bookmarkStart w:id="779" w:name="_Toc439155748"/>
      <w:bookmarkStart w:id="780" w:name="_Toc439156657"/>
      <w:bookmarkStart w:id="781" w:name="_Toc439157823"/>
      <w:bookmarkStart w:id="782" w:name="_Toc439158067"/>
      <w:bookmarkStart w:id="783" w:name="_Toc439158249"/>
      <w:bookmarkStart w:id="784" w:name="_Toc439922488"/>
      <w:bookmarkStart w:id="785" w:name="_Toc439923958"/>
      <w:bookmarkStart w:id="786" w:name="_Toc439924027"/>
      <w:bookmarkStart w:id="787" w:name="_Toc495298948"/>
      <w:bookmarkStart w:id="788" w:name="_Toc511735447"/>
      <w:bookmarkEnd w:id="777"/>
      <w:bookmarkEnd w:id="778"/>
      <w:bookmarkEnd w:id="779"/>
      <w:bookmarkEnd w:id="780"/>
      <w:bookmarkEnd w:id="781"/>
      <w:bookmarkEnd w:id="782"/>
      <w:bookmarkEnd w:id="783"/>
      <w:bookmarkEnd w:id="784"/>
      <w:bookmarkEnd w:id="785"/>
      <w:bookmarkEnd w:id="786"/>
      <w:r>
        <w:t>Creating Synthetic Test Records</w:t>
      </w:r>
      <w:bookmarkEnd w:id="787"/>
      <w:bookmarkEnd w:id="788"/>
    </w:p>
    <w:p w14:paraId="332764E4" w14:textId="086E97D5" w:rsidR="00CA2EC7" w:rsidRDefault="00BF4F3D">
      <w:pPr>
        <w:rPr>
          <w:i/>
        </w:rPr>
      </w:pPr>
      <w:r>
        <w:t>Once a set of measures has been loaded into the Bonnie application, users can start building test patients for the measures. To build a test patient from the Measure Dashboard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fldChar w:fldCharType="begin"/>
      </w:r>
      <w:r>
        <w:instrText xml:space="preserve"> REF _Ref468456447 </w:instrText>
      </w:r>
      <w:r>
        <w:fldChar w:fldCharType="separate"/>
      </w:r>
      <w:ins w:id="789" w:author="Lizzie Charbonneau" w:date="2018-04-17T13:35:00Z">
        <w:r w:rsidR="00F97739">
          <w:t xml:space="preserve">Figure </w:t>
        </w:r>
        <w:r w:rsidR="00F97739">
          <w:rPr>
            <w:noProof/>
          </w:rPr>
          <w:t>16</w:t>
        </w:r>
      </w:ins>
      <w:del w:id="790" w:author="Lizzie Charbonneau" w:date="2018-04-17T13:35:00Z">
        <w:r w:rsidR="002C6EB8" w:rsidDel="00F97739">
          <w:delText xml:space="preserve">Figure </w:delText>
        </w:r>
        <w:r w:rsidR="002C6EB8" w:rsidDel="00F97739">
          <w:rPr>
            <w:noProof/>
          </w:rPr>
          <w:delText>14</w:delText>
        </w:r>
      </w:del>
      <w:r>
        <w:rPr>
          <w:noProof/>
        </w:rPr>
        <w:fldChar w:fldCharType="end"/>
      </w:r>
      <w:r>
        <w:rPr>
          <w:noProof/>
        </w:rPr>
        <w:t>.</w:t>
      </w:r>
      <w:r>
        <w:t xml:space="preserve"> For more information, please refer to Section </w:t>
      </w:r>
      <w:fldSimple w:instr=" REF _Ref459208168 \r   \* MERGEFORMAT ">
        <w:r w:rsidR="00F97739">
          <w:t>5</w:t>
        </w:r>
      </w:fldSimple>
      <w:r>
        <w:t xml:space="preserve">, </w:t>
      </w:r>
      <w:r>
        <w:rPr>
          <w:i/>
        </w:rPr>
        <w:t>Building a Patient Test Record.</w:t>
      </w:r>
    </w:p>
    <w:p w14:paraId="09563E39" w14:textId="2407EC36" w:rsidR="00CA2EC7" w:rsidRDefault="00BF4F3D">
      <w:r>
        <w:t>After the user creates synthetic test patients for measures, the Measure Dashboard displays summary calculation results of the patients associated with each measure loaded by the user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fldChar w:fldCharType="begin"/>
      </w:r>
      <w:r>
        <w:instrText xml:space="preserve"> REF _Ref459100358 </w:instrText>
      </w:r>
      <w:r>
        <w:fldChar w:fldCharType="separate"/>
      </w:r>
      <w:ins w:id="791" w:author="Lizzie Charbonneau" w:date="2018-04-17T13:35:00Z">
        <w:r w:rsidR="00F97739">
          <w:t xml:space="preserve">Figure </w:t>
        </w:r>
        <w:r w:rsidR="00F97739">
          <w:rPr>
            <w:noProof/>
          </w:rPr>
          <w:t>11</w:t>
        </w:r>
      </w:ins>
      <w:del w:id="792"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in Section </w:t>
      </w:r>
      <w:fldSimple w:instr=" REF _Ref459208213 \r   \* MERGEFORMAT ">
        <w:r w:rsidR="00F97739">
          <w:t>4</w:t>
        </w:r>
      </w:fldSimple>
      <w:r>
        <w:t>, shows more detailed results for a measure.</w:t>
      </w:r>
    </w:p>
    <w:p w14:paraId="4C9DB772" w14:textId="77777777" w:rsidR="00CA2EC7" w:rsidRDefault="00CA2EC7">
      <w:pPr>
        <w:sectPr w:rsidR="00CA2EC7">
          <w:pgSz w:w="12240" w:h="15840" w:code="1"/>
          <w:pgMar w:top="1440" w:right="1440" w:bottom="1440" w:left="1440" w:header="504" w:footer="504" w:gutter="0"/>
          <w:cols w:space="720"/>
          <w:titlePg/>
          <w:docGrid w:linePitch="360"/>
        </w:sectPr>
      </w:pPr>
    </w:p>
    <w:p w14:paraId="599366BB" w14:textId="77777777" w:rsidR="00CA2EC7" w:rsidRDefault="00BF4F3D">
      <w:pPr>
        <w:pStyle w:val="Heading1"/>
      </w:pPr>
      <w:bookmarkStart w:id="793" w:name="_Toc465345867"/>
      <w:bookmarkStart w:id="794" w:name="_Toc465345868"/>
      <w:bookmarkStart w:id="795" w:name="_Ref459207928"/>
      <w:bookmarkStart w:id="796" w:name="_Ref459208213"/>
      <w:bookmarkStart w:id="797" w:name="_Toc495298949"/>
      <w:bookmarkStart w:id="798" w:name="_Toc511735448"/>
      <w:bookmarkEnd w:id="793"/>
      <w:bookmarkEnd w:id="794"/>
      <w:r>
        <w:lastRenderedPageBreak/>
        <w:t>Measure Results View</w:t>
      </w:r>
      <w:bookmarkEnd w:id="795"/>
      <w:bookmarkEnd w:id="796"/>
      <w:bookmarkEnd w:id="797"/>
      <w:bookmarkEnd w:id="798"/>
    </w:p>
    <w:p w14:paraId="06D8F75E" w14:textId="77777777" w:rsidR="00CA2EC7" w:rsidRDefault="00BF4F3D">
      <w:pPr>
        <w:pStyle w:val="Heading2"/>
      </w:pPr>
      <w:bookmarkStart w:id="799" w:name="_Toc495298950"/>
      <w:bookmarkStart w:id="800" w:name="_Toc511735449"/>
      <w:r>
        <w:t>Overview</w:t>
      </w:r>
      <w:bookmarkEnd w:id="799"/>
      <w:bookmarkEnd w:id="800"/>
    </w:p>
    <w:p w14:paraId="4C96860C" w14:textId="2260348A" w:rsidR="00CA2EC7" w:rsidRDefault="00BF4F3D">
      <w:r>
        <w:t xml:space="preserve">As shown in </w:t>
      </w:r>
      <w:fldSimple w:instr=" REF _Ref459100358   \* MERGEFORMAT ">
        <w:ins w:id="801" w:author="Lizzie Charbonneau" w:date="2018-04-17T13:35:00Z">
          <w:r w:rsidR="00F97739">
            <w:t xml:space="preserve">Figure </w:t>
          </w:r>
          <w:r w:rsidR="00F97739">
            <w:rPr>
              <w:noProof/>
            </w:rPr>
            <w:t>11</w:t>
          </w:r>
        </w:ins>
        <w:del w:id="802" w:author="Lizzie Charbonneau" w:date="2018-04-17T13:35:00Z">
          <w:r w:rsidR="002C6EB8" w:rsidDel="00F97739">
            <w:delText xml:space="preserve">Figure </w:delText>
          </w:r>
          <w:r w:rsidR="002C6EB8" w:rsidDel="00F97739">
            <w:rPr>
              <w:noProof/>
            </w:rPr>
            <w:delText>9</w:delText>
          </w:r>
        </w:del>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r>
        <w:fldChar w:fldCharType="begin"/>
      </w:r>
      <w:r>
        <w:instrText xml:space="preserve"> REF _Ref498449184 </w:instrText>
      </w:r>
      <w:r>
        <w:fldChar w:fldCharType="separate"/>
      </w:r>
      <w:r w:rsidR="00F97739">
        <w:t xml:space="preserve">Figure </w:t>
      </w:r>
      <w:r w:rsidR="00F97739">
        <w:rPr>
          <w:noProof/>
        </w:rPr>
        <w:t>5</w:t>
      </w:r>
      <w:r>
        <w:rPr>
          <w:noProof/>
        </w:rPr>
        <w:fldChar w:fldCharType="end"/>
      </w:r>
      <w:r>
        <w:t>.</w:t>
      </w:r>
    </w:p>
    <w:p w14:paraId="45A15D57" w14:textId="77777777"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5A86AA6C" w14:textId="0F9F2400" w:rsidR="00CA2EC7" w:rsidRDefault="00BF4F3D">
      <w:r>
        <w:t xml:space="preserve">The following UI elements appear at the top of the Measure View page (indicated by their item numbers in </w:t>
      </w:r>
      <w:fldSimple w:instr=" REF _Ref459100358  \* MERGEFORMAT ">
        <w:ins w:id="803" w:author="Lizzie Charbonneau" w:date="2018-04-17T13:35:00Z">
          <w:r w:rsidR="00F97739">
            <w:t xml:space="preserve">Figure </w:t>
          </w:r>
          <w:r w:rsidR="00F97739">
            <w:rPr>
              <w:noProof/>
            </w:rPr>
            <w:t>11</w:t>
          </w:r>
        </w:ins>
        <w:del w:id="804" w:author="Lizzie Charbonneau" w:date="2018-04-17T13:35:00Z">
          <w:r w:rsidR="002C6EB8" w:rsidDel="00F97739">
            <w:delText xml:space="preserve">Figure </w:delText>
          </w:r>
          <w:r w:rsidR="002C6EB8" w:rsidDel="00F97739">
            <w:rPr>
              <w:noProof/>
            </w:rPr>
            <w:delText>9</w:delText>
          </w:r>
        </w:del>
      </w:fldSimple>
      <w:r>
        <w:t>):</w:t>
      </w:r>
    </w:p>
    <w:p w14:paraId="7B44C693" w14:textId="77777777" w:rsidR="00CA2EC7" w:rsidRDefault="00BF4F3D">
      <w:pPr>
        <w:pStyle w:val="NumberedList"/>
        <w:numPr>
          <w:ilvl w:val="0"/>
          <w:numId w:val="41"/>
        </w:numPr>
      </w:pPr>
      <w:r>
        <w:t>Measure Title – Displays the title and description of the measure.</w:t>
      </w:r>
    </w:p>
    <w:p w14:paraId="1882F156" w14:textId="77777777" w:rsidR="00CA2EC7" w:rsidRDefault="00BF4F3D">
      <w:pPr>
        <w:pStyle w:val="NumberedList"/>
      </w:pPr>
      <w:r>
        <w:t>Measure Actions – Allows the user to delete or update a measure definition.</w:t>
      </w:r>
    </w:p>
    <w:p w14:paraId="72713480" w14:textId="77777777" w:rsidR="00CA2EC7" w:rsidRDefault="00BF4F3D">
      <w:pPr>
        <w:pStyle w:val="NumberedList"/>
      </w:pPr>
      <w:r>
        <w:t>Measure Complexity – Indicates the measure’s degree of complexity.</w:t>
      </w:r>
    </w:p>
    <w:p w14:paraId="7BF7FE8B" w14:textId="77777777" w:rsidR="00CA2EC7" w:rsidRDefault="00BF4F3D">
      <w:pPr>
        <w:pStyle w:val="NumberedList"/>
      </w:pPr>
      <w:r>
        <w:t>Measure Subpopulations or Stratifications – Allows access to different subpopulations or stratifications in the measure.</w:t>
      </w:r>
    </w:p>
    <w:p w14:paraId="73ED1800" w14:textId="77777777" w:rsidR="00CA2EC7" w:rsidRDefault="00BF4F3D">
      <w:pPr>
        <w:pStyle w:val="NumberedList"/>
      </w:pPr>
      <w:r>
        <w:t>Measure Logic – Displays a representation of the logic for the measure.</w:t>
      </w:r>
    </w:p>
    <w:p w14:paraId="69BE9B6D" w14:textId="77777777" w:rsidR="00CA2EC7" w:rsidRDefault="00BF4F3D">
      <w:pPr>
        <w:pStyle w:val="NumberedList"/>
      </w:pPr>
      <w:r>
        <w:t>Logic Highlighted With Coverage – Displays the logic for the measure, highlighting which lines of the measure are covered by the test patients.</w:t>
      </w:r>
    </w:p>
    <w:p w14:paraId="505DA64C" w14:textId="77777777" w:rsidR="00CA2EC7" w:rsidRDefault="00BF4F3D">
      <w:pPr>
        <w:pStyle w:val="NumberedList"/>
      </w:pPr>
      <w:r>
        <w:t>Patient Actions – Allows the user to export patient records as QRDA or Excel.</w:t>
      </w:r>
    </w:p>
    <w:p w14:paraId="33C19B8F" w14:textId="77777777" w:rsidR="00CA2EC7" w:rsidRDefault="00BF4F3D">
      <w:pPr>
        <w:pStyle w:val="NumberedList"/>
      </w:pPr>
      <w:r>
        <w:t>Percent Successful – Displays the percent of patients currently meeting expectations for the measure.</w:t>
      </w:r>
    </w:p>
    <w:p w14:paraId="257990A5" w14:textId="77777777" w:rsidR="00CA2EC7" w:rsidRDefault="00BF4F3D">
      <w:pPr>
        <w:pStyle w:val="NumberedList"/>
      </w:pPr>
      <w:r>
        <w:t>Patients Passing Count – Displays the current number of patients meeting expectations over the total number of patients in the test deck for the measure.</w:t>
      </w:r>
    </w:p>
    <w:p w14:paraId="43AEDFA9" w14:textId="77777777"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14:paraId="26C72871" w14:textId="77777777" w:rsidR="00CA2EC7" w:rsidRDefault="00BF4F3D">
      <w:pPr>
        <w:pStyle w:val="NumberedList"/>
      </w:pPr>
      <w:r>
        <w:t>Add Patient – Allows the addition of a new patient to the test deck for this measure.</w:t>
      </w:r>
    </w:p>
    <w:p w14:paraId="41674CEB" w14:textId="77777777" w:rsidR="00CA2EC7" w:rsidRDefault="00BF4F3D">
      <w:pPr>
        <w:pStyle w:val="NumberedList"/>
      </w:pPr>
      <w:r>
        <w:t>Failing Patient – Displays an example of a patient that is not currently meeting expectations for the measure.</w:t>
      </w:r>
    </w:p>
    <w:p w14:paraId="32FEB35B" w14:textId="77777777" w:rsidR="00CA2EC7" w:rsidRDefault="00BF4F3D">
      <w:pPr>
        <w:pStyle w:val="NumberedList"/>
      </w:pPr>
      <w:r>
        <w:t>Passing Patient – Displays an example of a patient that is meeting expectations.</w:t>
      </w:r>
    </w:p>
    <w:p w14:paraId="703377AF" w14:textId="77777777" w:rsidR="00CA2EC7" w:rsidRDefault="00BF4F3D">
      <w:pPr>
        <w:pStyle w:val="NumberedList"/>
        <w:keepNext/>
        <w:keepLines/>
      </w:pPr>
      <w:r>
        <w:lastRenderedPageBreak/>
        <w:t>Patient Name – Displays the name given to the patient.</w:t>
      </w:r>
    </w:p>
    <w:p w14:paraId="01835550" w14:textId="77777777" w:rsidR="00CA2EC7" w:rsidRDefault="00BF4F3D">
      <w:pPr>
        <w:pStyle w:val="NumberedList"/>
        <w:keepNext/>
        <w:keepLines/>
      </w:pPr>
      <w:r>
        <w:t>Patient Status – Displays PASS or FAIL to indicate if the patient is meeting expectations.</w:t>
      </w:r>
    </w:p>
    <w:p w14:paraId="266C7E5C" w14:textId="77777777"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14:paraId="2B384DEA" w14:textId="77777777" w:rsidR="00CA2EC7" w:rsidRDefault="00BF4F3D">
      <w:pPr>
        <w:pStyle w:val="Figure"/>
        <w:rPr>
          <w:b w:val="0"/>
        </w:rPr>
      </w:pPr>
      <w:r>
        <w:rPr>
          <w:noProof/>
        </w:rPr>
        <w:drawing>
          <wp:inline distT="0" distB="0" distL="0" distR="0" wp14:anchorId="29385098" wp14:editId="7078B134">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9280" cy="3529584"/>
                    </a:xfrm>
                    <a:prstGeom prst="rect">
                      <a:avLst/>
                    </a:prstGeom>
                    <a:ln>
                      <a:solidFill>
                        <a:schemeClr val="tx1"/>
                      </a:solidFill>
                    </a:ln>
                  </pic:spPr>
                </pic:pic>
              </a:graphicData>
            </a:graphic>
          </wp:inline>
        </w:drawing>
      </w:r>
    </w:p>
    <w:p w14:paraId="2A11DBB8" w14:textId="1A403C07" w:rsidR="00CA2EC7" w:rsidRDefault="00BF4F3D">
      <w:pPr>
        <w:pStyle w:val="FigureCaption"/>
      </w:pPr>
      <w:bookmarkStart w:id="805" w:name="_Ref459100358"/>
      <w:bookmarkStart w:id="806" w:name="_Ref459109233"/>
      <w:bookmarkStart w:id="807" w:name="_Toc511735477"/>
      <w:r>
        <w:t xml:space="preserve">Figure </w:t>
      </w:r>
      <w:r>
        <w:fldChar w:fldCharType="begin"/>
      </w:r>
      <w:r>
        <w:instrText xml:space="preserve"> SEQ Figure \* ARABIC </w:instrText>
      </w:r>
      <w:r>
        <w:fldChar w:fldCharType="separate"/>
      </w:r>
      <w:ins w:id="808" w:author="Lizzie Charbonneau" w:date="2018-04-17T13:35:00Z">
        <w:r w:rsidR="00F97739">
          <w:rPr>
            <w:noProof/>
          </w:rPr>
          <w:t>11</w:t>
        </w:r>
      </w:ins>
      <w:del w:id="809" w:author="Lizzie Charbonneau" w:date="2018-04-17T12:52:00Z">
        <w:r w:rsidR="002C6EB8" w:rsidDel="00A868FD">
          <w:rPr>
            <w:noProof/>
          </w:rPr>
          <w:delText>9</w:delText>
        </w:r>
      </w:del>
      <w:r>
        <w:rPr>
          <w:noProof/>
        </w:rPr>
        <w:fldChar w:fldCharType="end"/>
      </w:r>
      <w:bookmarkEnd w:id="805"/>
      <w:r>
        <w:t>. Measure View</w:t>
      </w:r>
      <w:bookmarkEnd w:id="806"/>
      <w:bookmarkEnd w:id="807"/>
    </w:p>
    <w:p w14:paraId="0A26EB8A" w14:textId="291F461F" w:rsidR="00CA2EC7" w:rsidRDefault="00BF4F3D">
      <w:r>
        <w:t xml:space="preserve">The following UI elements (indicated by their item numbers in </w:t>
      </w:r>
      <w:r>
        <w:fldChar w:fldCharType="begin"/>
      </w:r>
      <w:r>
        <w:instrText xml:space="preserve"> REF _Ref459100555 </w:instrText>
      </w:r>
      <w:r>
        <w:fldChar w:fldCharType="separate"/>
      </w:r>
      <w:ins w:id="810" w:author="Lizzie Charbonneau" w:date="2018-04-17T13:35:00Z">
        <w:r w:rsidR="00F97739">
          <w:t xml:space="preserve">Figure </w:t>
        </w:r>
        <w:r w:rsidR="00F97739">
          <w:rPr>
            <w:noProof/>
          </w:rPr>
          <w:t>12</w:t>
        </w:r>
      </w:ins>
      <w:del w:id="811" w:author="Lizzie Charbonneau" w:date="2018-04-17T13:35:00Z">
        <w:r w:rsidR="002C6EB8" w:rsidDel="00F97739">
          <w:delText xml:space="preserve">Figure </w:delText>
        </w:r>
        <w:r w:rsidR="002C6EB8" w:rsidDel="00F97739">
          <w:rPr>
            <w:noProof/>
          </w:rPr>
          <w:delText>10</w:delText>
        </w:r>
      </w:del>
      <w:r>
        <w:rPr>
          <w:noProof/>
        </w:rPr>
        <w:fldChar w:fldCharType="end"/>
      </w:r>
      <w:r>
        <w:t>) appear at the bottom of the Measure View Page:</w:t>
      </w:r>
    </w:p>
    <w:p w14:paraId="1226C61E" w14:textId="77777777"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14:paraId="748B38D6" w14:textId="77777777" w:rsidR="00CA2EC7" w:rsidRDefault="00BF4F3D">
      <w:pPr>
        <w:pStyle w:val="NumberedListLast"/>
        <w:spacing w:after="240"/>
      </w:pPr>
      <w:r>
        <w:t>Overlapping Value Sets – Displays value sets in the measure and referenced libraries that have shared codes.</w:t>
      </w:r>
    </w:p>
    <w:p w14:paraId="1C105A53" w14:textId="77777777" w:rsidR="00CA2EC7" w:rsidRDefault="00BF4F3D">
      <w:pPr>
        <w:pStyle w:val="Figure"/>
        <w:rPr>
          <w:b w:val="0"/>
        </w:rPr>
      </w:pPr>
      <w:r>
        <w:rPr>
          <w:b w:val="0"/>
          <w:noProof/>
        </w:rPr>
        <w:lastRenderedPageBreak/>
        <w:drawing>
          <wp:inline distT="0" distB="0" distL="0" distR="0" wp14:anchorId="61331DDC" wp14:editId="010D787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680" cy="4513726"/>
                    </a:xfrm>
                    <a:prstGeom prst="rect">
                      <a:avLst/>
                    </a:prstGeom>
                    <a:ln>
                      <a:solidFill>
                        <a:schemeClr val="tx1"/>
                      </a:solidFill>
                    </a:ln>
                  </pic:spPr>
                </pic:pic>
              </a:graphicData>
            </a:graphic>
          </wp:inline>
        </w:drawing>
      </w:r>
    </w:p>
    <w:p w14:paraId="3A65E5AA" w14:textId="38DAE0E0" w:rsidR="00CA2EC7" w:rsidRDefault="00BF4F3D">
      <w:pPr>
        <w:pStyle w:val="FigureCaption"/>
      </w:pPr>
      <w:bookmarkStart w:id="812" w:name="_Ref459100555"/>
      <w:bookmarkStart w:id="813" w:name="_Toc511735478"/>
      <w:r>
        <w:t xml:space="preserve">Figure </w:t>
      </w:r>
      <w:r>
        <w:fldChar w:fldCharType="begin"/>
      </w:r>
      <w:r>
        <w:instrText xml:space="preserve"> SEQ Figure \* ARABIC </w:instrText>
      </w:r>
      <w:r>
        <w:fldChar w:fldCharType="separate"/>
      </w:r>
      <w:ins w:id="814" w:author="Lizzie Charbonneau" w:date="2018-04-17T13:35:00Z">
        <w:r w:rsidR="00F97739">
          <w:rPr>
            <w:noProof/>
          </w:rPr>
          <w:t>12</w:t>
        </w:r>
      </w:ins>
      <w:del w:id="815" w:author="Lizzie Charbonneau" w:date="2018-04-17T12:52:00Z">
        <w:r w:rsidR="002C6EB8" w:rsidDel="00A868FD">
          <w:rPr>
            <w:noProof/>
          </w:rPr>
          <w:delText>10</w:delText>
        </w:r>
      </w:del>
      <w:r>
        <w:rPr>
          <w:noProof/>
        </w:rPr>
        <w:fldChar w:fldCharType="end"/>
      </w:r>
      <w:bookmarkEnd w:id="812"/>
      <w:r>
        <w:t>. Measure Terminology and Overlapping Value Sets</w:t>
      </w:r>
      <w:bookmarkEnd w:id="813"/>
    </w:p>
    <w:p w14:paraId="7228777B" w14:textId="77777777" w:rsidR="00CA2EC7" w:rsidRDefault="00BF4F3D">
      <w:pPr>
        <w:pStyle w:val="Heading2"/>
      </w:pPr>
      <w:bookmarkStart w:id="816" w:name="_Toc439158071"/>
      <w:bookmarkStart w:id="817" w:name="_Toc439158253"/>
      <w:bookmarkStart w:id="818" w:name="_Toc439922492"/>
      <w:bookmarkStart w:id="819" w:name="_Toc439923962"/>
      <w:bookmarkStart w:id="820" w:name="_Toc439924031"/>
      <w:bookmarkStart w:id="821" w:name="_Toc439158072"/>
      <w:bookmarkStart w:id="822" w:name="_Toc439158102"/>
      <w:bookmarkStart w:id="823" w:name="_Toc439158254"/>
      <w:bookmarkStart w:id="824" w:name="_Toc439158284"/>
      <w:bookmarkStart w:id="825" w:name="_Toc439158300"/>
      <w:bookmarkStart w:id="826" w:name="_Toc439158872"/>
      <w:bookmarkStart w:id="827" w:name="_Toc439226574"/>
      <w:bookmarkStart w:id="828" w:name="_Toc439685373"/>
      <w:bookmarkStart w:id="829" w:name="_Toc439685389"/>
      <w:bookmarkStart w:id="830" w:name="_Toc439919289"/>
      <w:bookmarkStart w:id="831" w:name="_Toc439919370"/>
      <w:bookmarkStart w:id="832" w:name="_Toc439922457"/>
      <w:bookmarkStart w:id="833" w:name="_Toc439922493"/>
      <w:bookmarkStart w:id="834" w:name="_Toc439922525"/>
      <w:bookmarkStart w:id="835" w:name="_Toc439923963"/>
      <w:bookmarkStart w:id="836" w:name="_Toc439923995"/>
      <w:bookmarkStart w:id="837" w:name="_Toc439924032"/>
      <w:bookmarkStart w:id="838" w:name="_Toc439924063"/>
      <w:bookmarkStart w:id="839" w:name="_Toc495298951"/>
      <w:bookmarkStart w:id="840" w:name="_Toc511735450"/>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r>
        <w:t>Measure Logic</w:t>
      </w:r>
      <w:bookmarkEnd w:id="839"/>
      <w:bookmarkEnd w:id="840"/>
    </w:p>
    <w:p w14:paraId="157CA9E4" w14:textId="77777777"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14:paraId="6A8E3B36" w14:textId="21348AA2"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fldChar w:fldCharType="begin"/>
      </w:r>
      <w:r>
        <w:instrText xml:space="preserve"> REF _Ref459208249 \r  </w:instrText>
      </w:r>
      <w:r>
        <w:fldChar w:fldCharType="separate"/>
      </w:r>
      <w:r w:rsidR="00F97739">
        <w:t>4.4</w:t>
      </w:r>
      <w:r>
        <w:fldChar w:fldCharType="end"/>
      </w:r>
      <w:r>
        <w:t xml:space="preserve">, </w:t>
      </w:r>
      <w:r>
        <w:rPr>
          <w:i/>
        </w:rPr>
        <w:t>Calculation Results</w:t>
      </w:r>
      <w:r>
        <w:t>) and to visualize the test coverage of the measure logic.</w:t>
      </w:r>
    </w:p>
    <w:p w14:paraId="6D8266F9" w14:textId="77777777" w:rsidR="00CA2EC7" w:rsidRDefault="00BF4F3D">
      <w:pPr>
        <w:pStyle w:val="Heading2"/>
      </w:pPr>
      <w:bookmarkStart w:id="841" w:name="_Toc495298952"/>
      <w:bookmarkStart w:id="842" w:name="_Toc511735451"/>
      <w:r>
        <w:t>Creating a New Test Record</w:t>
      </w:r>
      <w:bookmarkEnd w:id="841"/>
      <w:bookmarkEnd w:id="842"/>
    </w:p>
    <w:p w14:paraId="3EB54EED" w14:textId="26FDE467" w:rsidR="00CA2EC7" w:rsidRDefault="00BF4F3D">
      <w:r>
        <w:t>To create a new test record, begin by clicking the “Add Patient” button (item #9) in the Measure View (</w:t>
      </w:r>
      <w:r>
        <w:fldChar w:fldCharType="begin"/>
      </w:r>
      <w:r>
        <w:instrText xml:space="preserve"> REF _Ref459100358 </w:instrText>
      </w:r>
      <w:r>
        <w:fldChar w:fldCharType="separate"/>
      </w:r>
      <w:ins w:id="843" w:author="Lizzie Charbonneau" w:date="2018-04-17T13:35:00Z">
        <w:r w:rsidR="00F97739">
          <w:t xml:space="preserve">Figure </w:t>
        </w:r>
        <w:r w:rsidR="00F97739">
          <w:rPr>
            <w:noProof/>
          </w:rPr>
          <w:t>11</w:t>
        </w:r>
      </w:ins>
      <w:del w:id="844"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This action opens the Patient Builder (shown in </w:t>
      </w:r>
      <w:r>
        <w:fldChar w:fldCharType="begin"/>
      </w:r>
      <w:r>
        <w:instrText xml:space="preserve"> REF _Ref468456447 </w:instrText>
      </w:r>
      <w:r>
        <w:fldChar w:fldCharType="separate"/>
      </w:r>
      <w:ins w:id="845" w:author="Lizzie Charbonneau" w:date="2018-04-17T13:35:00Z">
        <w:r w:rsidR="00F97739">
          <w:t xml:space="preserve">Figure </w:t>
        </w:r>
        <w:r w:rsidR="00F97739">
          <w:rPr>
            <w:noProof/>
          </w:rPr>
          <w:t>16</w:t>
        </w:r>
      </w:ins>
      <w:del w:id="846" w:author="Lizzie Charbonneau" w:date="2018-04-17T13:35:00Z">
        <w:r w:rsidR="002C6EB8" w:rsidDel="00F97739">
          <w:delText xml:space="preserve">Figure </w:delText>
        </w:r>
        <w:r w:rsidR="002C6EB8" w:rsidDel="00F97739">
          <w:rPr>
            <w:noProof/>
          </w:rPr>
          <w:delText>14</w:delText>
        </w:r>
      </w:del>
      <w:r>
        <w:rPr>
          <w:noProof/>
        </w:rPr>
        <w:fldChar w:fldCharType="end"/>
      </w:r>
      <w:r>
        <w:t>). After creating the test patient record, the application returns the user to the Measure View where the user can evaluate the results of calculating the patient against the measure.</w:t>
      </w:r>
    </w:p>
    <w:p w14:paraId="4CA1A64D" w14:textId="77777777" w:rsidR="00CA2EC7" w:rsidRDefault="00BF4F3D">
      <w:pPr>
        <w:pStyle w:val="Heading2"/>
        <w:keepLines/>
      </w:pPr>
      <w:bookmarkStart w:id="847" w:name="_Ref459207965"/>
      <w:bookmarkStart w:id="848" w:name="_Ref459208120"/>
      <w:bookmarkStart w:id="849" w:name="_Ref459208249"/>
      <w:bookmarkStart w:id="850" w:name="_Toc495298953"/>
      <w:bookmarkStart w:id="851" w:name="_Toc511735452"/>
      <w:r>
        <w:lastRenderedPageBreak/>
        <w:t>Calculation Results</w:t>
      </w:r>
      <w:bookmarkEnd w:id="847"/>
      <w:bookmarkEnd w:id="848"/>
      <w:bookmarkEnd w:id="849"/>
      <w:bookmarkEnd w:id="850"/>
      <w:bookmarkEnd w:id="851"/>
    </w:p>
    <w:p w14:paraId="7075A765" w14:textId="1A7C4D0E" w:rsidR="00CA2EC7" w:rsidRDefault="00BF4F3D">
      <w:pPr>
        <w:keepNext/>
        <w:keepLines/>
      </w:pPr>
      <w:r>
        <w:t>The user can calculate the test patient against the logic of the measure in the Measure View (</w:t>
      </w:r>
      <w:r>
        <w:fldChar w:fldCharType="begin"/>
      </w:r>
      <w:r>
        <w:instrText xml:space="preserve"> REF _Ref459100358 </w:instrText>
      </w:r>
      <w:r>
        <w:fldChar w:fldCharType="separate"/>
      </w:r>
      <w:ins w:id="852" w:author="Lizzie Charbonneau" w:date="2018-04-17T13:35:00Z">
        <w:r w:rsidR="00F97739">
          <w:t xml:space="preserve">Figure </w:t>
        </w:r>
        <w:r w:rsidR="00F97739">
          <w:rPr>
            <w:noProof/>
          </w:rPr>
          <w:t>11</w:t>
        </w:r>
      </w:ins>
      <w:del w:id="853"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6CA3BC35" w14:textId="77777777"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60783A75" w14:textId="42D25987" w:rsidR="00CA2EC7" w:rsidRDefault="00BF4F3D">
      <w:r>
        <w:t xml:space="preserve">The Expanded Results View employs the following UI elements (as indicated by their item numbers in </w:t>
      </w:r>
      <w:r>
        <w:fldChar w:fldCharType="begin"/>
      </w:r>
      <w:r>
        <w:instrText xml:space="preserve"> REF _Ref459100788 </w:instrText>
      </w:r>
      <w:r>
        <w:fldChar w:fldCharType="separate"/>
      </w:r>
      <w:ins w:id="854" w:author="Lizzie Charbonneau" w:date="2018-04-17T13:35:00Z">
        <w:r w:rsidR="00F97739">
          <w:t xml:space="preserve">Figure </w:t>
        </w:r>
        <w:r w:rsidR="00F97739">
          <w:rPr>
            <w:noProof/>
          </w:rPr>
          <w:t>13</w:t>
        </w:r>
      </w:ins>
      <w:del w:id="855" w:author="Lizzie Charbonneau" w:date="2018-04-17T13:35:00Z">
        <w:r w:rsidR="002C6EB8" w:rsidDel="00F97739">
          <w:delText xml:space="preserve">Figure </w:delText>
        </w:r>
        <w:r w:rsidR="002C6EB8" w:rsidDel="00F97739">
          <w:rPr>
            <w:noProof/>
          </w:rPr>
          <w:delText>11</w:delText>
        </w:r>
      </w:del>
      <w:r>
        <w:rPr>
          <w:noProof/>
        </w:rPr>
        <w:fldChar w:fldCharType="end"/>
      </w:r>
      <w:r>
        <w:t>):</w:t>
      </w:r>
    </w:p>
    <w:p w14:paraId="7F67886C" w14:textId="77777777" w:rsidR="00CA2EC7" w:rsidRDefault="00BF4F3D">
      <w:pPr>
        <w:pStyle w:val="NumberedList"/>
        <w:numPr>
          <w:ilvl w:val="0"/>
          <w:numId w:val="42"/>
        </w:numPr>
      </w:pPr>
      <w:r>
        <w:t>Failing Population – A population for which the patient fails.</w:t>
      </w:r>
    </w:p>
    <w:p w14:paraId="41E982FB" w14:textId="77777777" w:rsidR="00CA2EC7" w:rsidRDefault="00BF4F3D">
      <w:pPr>
        <w:pStyle w:val="NumberedList"/>
      </w:pPr>
      <w:r>
        <w:t>Passing Population – A population for which the patient passes.</w:t>
      </w:r>
    </w:p>
    <w:p w14:paraId="3652B8D1" w14:textId="77777777" w:rsidR="00CA2EC7" w:rsidRDefault="00BF4F3D">
      <w:pPr>
        <w:pStyle w:val="NumberedList"/>
      </w:pPr>
      <w:r>
        <w:t>Population Column – A list of the population types.</w:t>
      </w:r>
    </w:p>
    <w:p w14:paraId="1E88F767" w14:textId="77777777" w:rsidR="00CA2EC7" w:rsidRDefault="00BF4F3D">
      <w:pPr>
        <w:pStyle w:val="NumberedList"/>
      </w:pPr>
      <w:r>
        <w:t>Expected Value – The user-defined expected value for the population.</w:t>
      </w:r>
    </w:p>
    <w:p w14:paraId="0787FD38" w14:textId="77777777" w:rsidR="00CA2EC7" w:rsidRDefault="00BF4F3D">
      <w:pPr>
        <w:pStyle w:val="NumberedList"/>
      </w:pPr>
      <w:r>
        <w:t>Actual Value – The calculated value for that population.</w:t>
      </w:r>
    </w:p>
    <w:p w14:paraId="0709F5CF" w14:textId="77777777" w:rsidR="00CA2EC7" w:rsidRDefault="00BF4F3D">
      <w:pPr>
        <w:pStyle w:val="NumberedList"/>
      </w:pPr>
      <w:r>
        <w:t>Edit Patient Button – Allows editing of the selected patient.</w:t>
      </w:r>
    </w:p>
    <w:p w14:paraId="2427BCF9" w14:textId="77777777" w:rsidR="00CA2EC7" w:rsidRDefault="00BF4F3D">
      <w:pPr>
        <w:pStyle w:val="NumberedList"/>
      </w:pPr>
      <w:r>
        <w:t>Clone Patient Button – Allows cloning of the selected patient.</w:t>
      </w:r>
    </w:p>
    <w:p w14:paraId="23896DD5" w14:textId="77777777" w:rsidR="00CA2EC7" w:rsidRDefault="00BF4F3D">
      <w:pPr>
        <w:pStyle w:val="NumberedListLast"/>
        <w:spacing w:after="240"/>
      </w:pPr>
      <w:r>
        <w:t>Delete Patient Button – Allows deleting of the selected patient.</w:t>
      </w:r>
    </w:p>
    <w:p w14:paraId="6A4741E5" w14:textId="77777777" w:rsidR="00CA2EC7" w:rsidRDefault="00BF4F3D">
      <w:pPr>
        <w:pStyle w:val="Figure"/>
        <w:rPr>
          <w:b w:val="0"/>
        </w:rPr>
      </w:pPr>
      <w:r>
        <w:rPr>
          <w:noProof/>
        </w:rPr>
        <w:drawing>
          <wp:inline distT="0" distB="0" distL="0" distR="0" wp14:anchorId="7CD2094C" wp14:editId="20BB93AF">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2276475"/>
                    </a:xfrm>
                    <a:prstGeom prst="rect">
                      <a:avLst/>
                    </a:prstGeom>
                    <a:ln>
                      <a:solidFill>
                        <a:schemeClr val="tx1"/>
                      </a:solidFill>
                    </a:ln>
                  </pic:spPr>
                </pic:pic>
              </a:graphicData>
            </a:graphic>
          </wp:inline>
        </w:drawing>
      </w:r>
    </w:p>
    <w:p w14:paraId="4AB7CCE7" w14:textId="6D5EFD7E" w:rsidR="00CA2EC7" w:rsidRDefault="00BF4F3D">
      <w:pPr>
        <w:pStyle w:val="FigureCaption"/>
      </w:pPr>
      <w:bookmarkStart w:id="856" w:name="_Ref459100788"/>
      <w:bookmarkStart w:id="857" w:name="_Toc495299532"/>
      <w:bookmarkStart w:id="858" w:name="_Toc511735479"/>
      <w:r>
        <w:t xml:space="preserve">Figure </w:t>
      </w:r>
      <w:r>
        <w:fldChar w:fldCharType="begin"/>
      </w:r>
      <w:r>
        <w:instrText xml:space="preserve"> SEQ Figure \* ARABIC </w:instrText>
      </w:r>
      <w:r>
        <w:fldChar w:fldCharType="separate"/>
      </w:r>
      <w:ins w:id="859" w:author="Lizzie Charbonneau" w:date="2018-04-17T13:35:00Z">
        <w:r w:rsidR="00F97739">
          <w:rPr>
            <w:noProof/>
          </w:rPr>
          <w:t>13</w:t>
        </w:r>
      </w:ins>
      <w:del w:id="860" w:author="Lizzie Charbonneau" w:date="2018-04-17T12:52:00Z">
        <w:r w:rsidR="002C6EB8" w:rsidDel="00A868FD">
          <w:rPr>
            <w:noProof/>
          </w:rPr>
          <w:delText>11</w:delText>
        </w:r>
      </w:del>
      <w:r>
        <w:rPr>
          <w:noProof/>
        </w:rPr>
        <w:fldChar w:fldCharType="end"/>
      </w:r>
      <w:bookmarkEnd w:id="856"/>
      <w:r>
        <w:t>. Expanded Results View</w:t>
      </w:r>
      <w:bookmarkEnd w:id="857"/>
      <w:bookmarkEnd w:id="858"/>
    </w:p>
    <w:p w14:paraId="083C842D" w14:textId="553B5756"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fldChar w:fldCharType="begin"/>
      </w:r>
      <w:r>
        <w:instrText xml:space="preserve"> REF _Ref459100814 </w:instrText>
      </w:r>
      <w:r>
        <w:fldChar w:fldCharType="separate"/>
      </w:r>
      <w:ins w:id="861" w:author="Lizzie Charbonneau" w:date="2018-04-17T13:35:00Z">
        <w:r w:rsidR="00F97739">
          <w:t xml:space="preserve">Figure </w:t>
        </w:r>
        <w:r w:rsidR="00F97739">
          <w:rPr>
            <w:noProof/>
          </w:rPr>
          <w:t>14</w:t>
        </w:r>
      </w:ins>
      <w:del w:id="862"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863" w:author="Lizzie Charbonneau" w:date="2018-04-17T13:35:00Z">
        <w:r w:rsidR="00F97739">
          <w:t xml:space="preserve">Figure </w:t>
        </w:r>
        <w:r w:rsidR="00F97739">
          <w:rPr>
            <w:noProof/>
          </w:rPr>
          <w:t>15</w:t>
        </w:r>
      </w:ins>
      <w:del w:id="864" w:author="Lizzie Charbonneau" w:date="2018-04-17T13:35:00Z">
        <w:r w:rsidR="002C6EB8" w:rsidDel="00F97739">
          <w:delText xml:space="preserve">Figure </w:delText>
        </w:r>
        <w:r w:rsidR="002C6EB8" w:rsidDel="00F97739">
          <w:rPr>
            <w:noProof/>
          </w:rPr>
          <w:delText>13</w:delText>
        </w:r>
      </w:del>
      <w:r>
        <w:rPr>
          <w:noProof/>
        </w:rPr>
        <w:fldChar w:fldCharType="end"/>
      </w:r>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14A7660D" w14:textId="77777777" w:rsidR="00CA2EC7" w:rsidRDefault="00BF4F3D">
      <w:pPr>
        <w:pStyle w:val="Figure"/>
      </w:pPr>
      <w:r>
        <w:rPr>
          <w:noProof/>
        </w:rPr>
        <w:drawing>
          <wp:inline distT="0" distB="0" distL="0" distR="0" wp14:anchorId="571D7551" wp14:editId="202A8EFA">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43"/>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14:paraId="7502C0EF" w14:textId="6B344718" w:rsidR="00CA2EC7" w:rsidRDefault="00BF4F3D">
      <w:pPr>
        <w:pStyle w:val="FigureCaption"/>
      </w:pPr>
      <w:bookmarkStart w:id="865" w:name="_Ref459100814"/>
      <w:bookmarkStart w:id="866" w:name="_Toc495299533"/>
      <w:bookmarkStart w:id="867" w:name="_Toc511735480"/>
      <w:r>
        <w:t xml:space="preserve">Figure </w:t>
      </w:r>
      <w:r>
        <w:fldChar w:fldCharType="begin"/>
      </w:r>
      <w:r>
        <w:instrText xml:space="preserve"> SEQ Figure \* ARABIC </w:instrText>
      </w:r>
      <w:r>
        <w:fldChar w:fldCharType="separate"/>
      </w:r>
      <w:ins w:id="868" w:author="Lizzie Charbonneau" w:date="2018-04-17T13:35:00Z">
        <w:r w:rsidR="00F97739">
          <w:rPr>
            <w:noProof/>
          </w:rPr>
          <w:t>14</w:t>
        </w:r>
      </w:ins>
      <w:del w:id="869" w:author="Lizzie Charbonneau" w:date="2018-04-17T12:52:00Z">
        <w:r w:rsidR="002C6EB8" w:rsidDel="00A868FD">
          <w:rPr>
            <w:noProof/>
          </w:rPr>
          <w:delText>12</w:delText>
        </w:r>
      </w:del>
      <w:r>
        <w:rPr>
          <w:noProof/>
        </w:rPr>
        <w:fldChar w:fldCharType="end"/>
      </w:r>
      <w:bookmarkEnd w:id="865"/>
      <w:r>
        <w:t xml:space="preserve">. </w:t>
      </w:r>
      <w:bookmarkStart w:id="870" w:name="_Toc439154846"/>
      <w:r>
        <w:t>Logic Calculation Highlight – Passing Results</w:t>
      </w:r>
      <w:bookmarkEnd w:id="866"/>
      <w:bookmarkEnd w:id="867"/>
      <w:bookmarkEnd w:id="870"/>
    </w:p>
    <w:p w14:paraId="05B08438" w14:textId="3949C3F7" w:rsidR="00CA2EC7" w:rsidRDefault="00BF4F3D">
      <w:fldSimple w:instr=" REF _Ref459100814  \* MERGEFORMAT ">
        <w:ins w:id="871" w:author="Lizzie Charbonneau" w:date="2018-04-17T13:35:00Z">
          <w:r w:rsidR="00F97739">
            <w:t xml:space="preserve">Figure </w:t>
          </w:r>
          <w:r w:rsidR="00F97739">
            <w:rPr>
              <w:noProof/>
            </w:rPr>
            <w:t>14</w:t>
          </w:r>
        </w:ins>
        <w:del w:id="872" w:author="Lizzie Charbonneau" w:date="2018-04-17T13:35:00Z">
          <w:r w:rsidR="002C6EB8" w:rsidDel="00F97739">
            <w:delText xml:space="preserve">Figure </w:delText>
          </w:r>
          <w:r w:rsidR="002C6EB8" w:rsidDel="00F97739">
            <w:rPr>
              <w:noProof/>
            </w:rPr>
            <w:delText>12</w:delText>
          </w:r>
        </w:del>
      </w:fldSimple>
      <w:r>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5FCD0154" w14:textId="77777777" w:rsidR="00CA2EC7" w:rsidRDefault="00BF4F3D">
      <w:pPr>
        <w:pStyle w:val="BulletListSingle"/>
      </w:pPr>
      <w:r>
        <w:t>Logic evaluated to TRUE – Green highlighting along with a solid underline</w:t>
      </w:r>
    </w:p>
    <w:p w14:paraId="56B8DB11" w14:textId="77777777" w:rsidR="00CA2EC7" w:rsidRDefault="00BF4F3D">
      <w:pPr>
        <w:pStyle w:val="BulletListSingleLast"/>
      </w:pPr>
      <w:r>
        <w:t>Logic evaluated to FALSE – Red highlighting along with a double underline</w:t>
      </w:r>
    </w:p>
    <w:p w14:paraId="0CB8F611" w14:textId="371A70A3" w:rsidR="00CA2EC7" w:rsidRDefault="00BF4F3D">
      <w:pPr>
        <w:spacing w:after="240"/>
      </w:pPr>
      <w:r>
        <w:t xml:space="preserve">The results of the calculation in </w:t>
      </w:r>
      <w:fldSimple w:instr=" REF _Ref459100814  \* MERGEFORMAT ">
        <w:ins w:id="873" w:author="Lizzie Charbonneau" w:date="2018-04-17T13:35:00Z">
          <w:r w:rsidR="00F97739">
            <w:t xml:space="preserve">Figure </w:t>
          </w:r>
          <w:r w:rsidR="00F97739">
            <w:rPr>
              <w:noProof/>
            </w:rPr>
            <w:t>14</w:t>
          </w:r>
        </w:ins>
        <w:del w:id="874" w:author="Lizzie Charbonneau" w:date="2018-04-17T13:35:00Z">
          <w:r w:rsidR="002C6EB8" w:rsidDel="00F97739">
            <w:delText xml:space="preserve">Figure </w:delText>
          </w:r>
          <w:r w:rsidR="002C6EB8" w:rsidDel="00F97739">
            <w:rPr>
              <w:noProof/>
            </w:rPr>
            <w:delText>12</w:delText>
          </w:r>
        </w:del>
      </w:fldSimple>
      <w:r>
        <w:t xml:space="preserve"> are that the patient aligns with the logic of the initial patient population (IPP). The highlighting of the logic in </w:t>
      </w:r>
      <w:fldSimple w:instr=" REF _Ref459100814  \* MERGEFORMAT ">
        <w:ins w:id="875" w:author="Lizzie Charbonneau" w:date="2018-04-17T13:35:00Z">
          <w:r w:rsidR="00F97739">
            <w:t xml:space="preserve">Figure </w:t>
          </w:r>
          <w:r w:rsidR="00F97739">
            <w:rPr>
              <w:noProof/>
            </w:rPr>
            <w:t>14</w:t>
          </w:r>
        </w:ins>
        <w:del w:id="876" w:author="Lizzie Charbonneau" w:date="2018-04-17T13:35:00Z">
          <w:r w:rsidR="002C6EB8" w:rsidDel="00F97739">
            <w:delText xml:space="preserve">Figure </w:delText>
          </w:r>
          <w:r w:rsidR="002C6EB8" w:rsidDel="00F97739">
            <w:rPr>
              <w:noProof/>
            </w:rPr>
            <w:delText>12</w:delText>
          </w:r>
        </w:del>
      </w:fldSimple>
      <w:r>
        <w:t xml:space="preserve"> indicates that every AND condition evaluated to true and at least one condition from each OR evaluated to true. Based on this calculation, the IPP and the Denominator evaluate to true for the patient.</w:t>
      </w:r>
    </w:p>
    <w:p w14:paraId="2EC4AA51" w14:textId="77777777" w:rsidR="00CA2EC7" w:rsidRDefault="00BF4F3D">
      <w:pPr>
        <w:pStyle w:val="Figure"/>
        <w:rPr>
          <w:b w:val="0"/>
        </w:rPr>
      </w:pPr>
      <w:r>
        <w:rPr>
          <w:b w:val="0"/>
          <w:noProof/>
        </w:rPr>
        <w:drawing>
          <wp:inline distT="0" distB="0" distL="0" distR="0" wp14:anchorId="1BBBCB8A" wp14:editId="0E7C21E3">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44"/>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14:paraId="49C6AB7C" w14:textId="079A0E9C" w:rsidR="00CA2EC7" w:rsidRDefault="00BF4F3D">
      <w:pPr>
        <w:pStyle w:val="FigureCaption"/>
      </w:pPr>
      <w:bookmarkStart w:id="877" w:name="_Ref459100823"/>
      <w:bookmarkStart w:id="878" w:name="_Toc495299534"/>
      <w:bookmarkStart w:id="879" w:name="_Toc511735481"/>
      <w:r>
        <w:t xml:space="preserve">Figure </w:t>
      </w:r>
      <w:r>
        <w:fldChar w:fldCharType="begin"/>
      </w:r>
      <w:r>
        <w:instrText xml:space="preserve"> SEQ Figure \* ARABIC </w:instrText>
      </w:r>
      <w:r>
        <w:fldChar w:fldCharType="separate"/>
      </w:r>
      <w:ins w:id="880" w:author="Lizzie Charbonneau" w:date="2018-04-17T13:35:00Z">
        <w:r w:rsidR="00F97739">
          <w:rPr>
            <w:noProof/>
          </w:rPr>
          <w:t>15</w:t>
        </w:r>
      </w:ins>
      <w:del w:id="881" w:author="Lizzie Charbonneau" w:date="2018-04-17T12:52:00Z">
        <w:r w:rsidR="002C6EB8" w:rsidDel="00A868FD">
          <w:rPr>
            <w:noProof/>
          </w:rPr>
          <w:delText>13</w:delText>
        </w:r>
      </w:del>
      <w:r>
        <w:rPr>
          <w:noProof/>
        </w:rPr>
        <w:fldChar w:fldCharType="end"/>
      </w:r>
      <w:bookmarkEnd w:id="877"/>
      <w:r>
        <w:t>. Logic Calculation Highlight – Failing Results</w:t>
      </w:r>
      <w:bookmarkEnd w:id="878"/>
      <w:bookmarkEnd w:id="879"/>
    </w:p>
    <w:p w14:paraId="65AD8784" w14:textId="49AE0EC6" w:rsidR="00CA2EC7" w:rsidRDefault="00BF4F3D">
      <w:r>
        <w:t xml:space="preserve">In </w:t>
      </w:r>
      <w:fldSimple w:instr=" REF _Ref459100823   \* MERGEFORMAT ">
        <w:ins w:id="882" w:author="Lizzie Charbonneau" w:date="2018-04-17T13:35:00Z">
          <w:r w:rsidR="00F97739">
            <w:t xml:space="preserve">Figure </w:t>
          </w:r>
          <w:r w:rsidR="00F97739">
            <w:rPr>
              <w:noProof/>
            </w:rPr>
            <w:t>15</w:t>
          </w:r>
        </w:ins>
        <w:del w:id="883" w:author="Lizzie Charbonneau" w:date="2018-04-17T13:35:00Z">
          <w:r w:rsidR="002C6EB8" w:rsidDel="00F97739">
            <w:delText xml:space="preserve">Figure </w:delText>
          </w:r>
          <w:r w:rsidR="002C6EB8" w:rsidDel="00F97739">
            <w:rPr>
              <w:noProof/>
            </w:rPr>
            <w:delText>13</w:delText>
          </w:r>
        </w:del>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ins w:id="884" w:author="Lizzie Charbonneau" w:date="2018-04-17T13:35:00Z">
          <w:r w:rsidR="00F97739">
            <w:t xml:space="preserve">Figure </w:t>
          </w:r>
          <w:r w:rsidR="00F97739">
            <w:rPr>
              <w:noProof/>
            </w:rPr>
            <w:t>15</w:t>
          </w:r>
        </w:ins>
        <w:del w:id="885" w:author="Lizzie Charbonneau" w:date="2018-04-17T13:35:00Z">
          <w:r w:rsidR="002C6EB8" w:rsidDel="00F97739">
            <w:delText xml:space="preserve">Figure </w:delText>
          </w:r>
          <w:r w:rsidR="002C6EB8" w:rsidDel="00F97739">
            <w:rPr>
              <w:noProof/>
            </w:rPr>
            <w:delText>13</w:delText>
          </w:r>
        </w:del>
      </w:fldSimple>
      <w:r>
        <w:t xml:space="preserve"> indicate that the patient is neither included in the IPP nor the Denominator.</w:t>
      </w:r>
    </w:p>
    <w:p w14:paraId="4D34BA21" w14:textId="77777777" w:rsidR="00CA2EC7" w:rsidRDefault="00BF4F3D">
      <w:pPr>
        <w:pStyle w:val="Heading2"/>
      </w:pPr>
      <w:bookmarkStart w:id="886" w:name="_Toc495298954"/>
      <w:bookmarkStart w:id="887" w:name="_Toc511735453"/>
      <w:r>
        <w:t>Editing a Test Record</w:t>
      </w:r>
      <w:bookmarkEnd w:id="886"/>
      <w:bookmarkEnd w:id="887"/>
    </w:p>
    <w:p w14:paraId="7AD56265" w14:textId="30EEC59A" w:rsidR="00CA2EC7" w:rsidRDefault="00BF4F3D">
      <w:r>
        <w:t>The user can edit a test patient from the Measure View (</w:t>
      </w:r>
      <w:fldSimple w:instr=" REF _Ref459100358   \* MERGEFORMAT ">
        <w:ins w:id="888" w:author="Lizzie Charbonneau" w:date="2018-04-17T13:35:00Z">
          <w:r w:rsidR="00F97739">
            <w:t xml:space="preserve">Figure </w:t>
          </w:r>
          <w:r w:rsidR="00F97739">
            <w:rPr>
              <w:noProof/>
            </w:rPr>
            <w:t>11</w:t>
          </w:r>
        </w:ins>
        <w:del w:id="889" w:author="Lizzie Charbonneau" w:date="2018-04-17T13:35:00Z">
          <w:r w:rsidR="002C6EB8" w:rsidDel="00F97739">
            <w:delText xml:space="preserve">Figure </w:delText>
          </w:r>
          <w:r w:rsidR="002C6EB8" w:rsidDel="00F97739">
            <w:rPr>
              <w:noProof/>
            </w:rPr>
            <w:delText>9</w:delText>
          </w:r>
        </w:del>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ins w:id="890" w:author="Lizzie Charbonneau" w:date="2018-04-17T13:35:00Z">
          <w:r w:rsidR="00F97739">
            <w:t xml:space="preserve">Figure </w:t>
          </w:r>
          <w:r w:rsidR="00F97739">
            <w:rPr>
              <w:noProof/>
            </w:rPr>
            <w:t>13</w:t>
          </w:r>
        </w:ins>
        <w:del w:id="891" w:author="Lizzie Charbonneau" w:date="2018-04-17T13:35:00Z">
          <w:r w:rsidR="002C6EB8" w:rsidDel="00F97739">
            <w:delText xml:space="preserve">Figure </w:delText>
          </w:r>
          <w:r w:rsidR="002C6EB8" w:rsidDel="00F97739">
            <w:rPr>
              <w:noProof/>
            </w:rPr>
            <w:delText>11</w:delText>
          </w:r>
        </w:del>
      </w:fldSimple>
      <w:r>
        <w:t xml:space="preserve">), accessible after expanding the patient result. Clicking the “Edit” button opens the Patient Builder (as shown in </w:t>
      </w:r>
      <w:r>
        <w:fldChar w:fldCharType="begin"/>
      </w:r>
      <w:r>
        <w:instrText xml:space="preserve"> REF _Ref468456447 </w:instrText>
      </w:r>
      <w:r>
        <w:fldChar w:fldCharType="separate"/>
      </w:r>
      <w:ins w:id="892" w:author="Lizzie Charbonneau" w:date="2018-04-17T13:35:00Z">
        <w:r w:rsidR="00F97739">
          <w:t xml:space="preserve">Figure </w:t>
        </w:r>
        <w:r w:rsidR="00F97739">
          <w:rPr>
            <w:noProof/>
          </w:rPr>
          <w:t>16</w:t>
        </w:r>
      </w:ins>
      <w:del w:id="893" w:author="Lizzie Charbonneau" w:date="2018-04-17T13:35:00Z">
        <w:r w:rsidR="002C6EB8" w:rsidDel="00F97739">
          <w:delText xml:space="preserve">Figure </w:delText>
        </w:r>
        <w:r w:rsidR="002C6EB8" w:rsidDel="00F97739">
          <w:rPr>
            <w:noProof/>
          </w:rPr>
          <w:delText>14</w:delText>
        </w:r>
      </w:del>
      <w:r>
        <w:rPr>
          <w:noProof/>
        </w:rPr>
        <w:fldChar w:fldCharType="end"/>
      </w:r>
      <w:r>
        <w:t>) with the data populated for that patient. Once a patient record has been edited and saved, the application returns the user to the Measure View.</w:t>
      </w:r>
    </w:p>
    <w:p w14:paraId="672CB7CC" w14:textId="77777777" w:rsidR="00CA2EC7" w:rsidRDefault="00BF4F3D">
      <w:pPr>
        <w:pStyle w:val="Heading2"/>
      </w:pPr>
      <w:bookmarkStart w:id="894" w:name="_Toc495298955"/>
      <w:bookmarkStart w:id="895" w:name="_Toc511735454"/>
      <w:r>
        <w:lastRenderedPageBreak/>
        <w:t>Cloning a Test Record</w:t>
      </w:r>
      <w:bookmarkEnd w:id="894"/>
      <w:bookmarkEnd w:id="895"/>
    </w:p>
    <w:p w14:paraId="3993F7BC" w14:textId="37A0B066" w:rsidR="00CA2EC7" w:rsidRDefault="00BF4F3D">
      <w:r>
        <w:t>The user can clone a test patient from the Measure View (</w:t>
      </w:r>
      <w:r>
        <w:fldChar w:fldCharType="begin"/>
      </w:r>
      <w:r>
        <w:instrText xml:space="preserve"> REF _Ref459100358 </w:instrText>
      </w:r>
      <w:r>
        <w:fldChar w:fldCharType="separate"/>
      </w:r>
      <w:ins w:id="896" w:author="Lizzie Charbonneau" w:date="2018-04-17T13:35:00Z">
        <w:r w:rsidR="00F97739">
          <w:t xml:space="preserve">Figure </w:t>
        </w:r>
        <w:r w:rsidR="00F97739">
          <w:rPr>
            <w:noProof/>
          </w:rPr>
          <w:t>11</w:t>
        </w:r>
      </w:ins>
      <w:del w:id="897"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“Clone” button (item </w:t>
      </w:r>
      <w:r>
        <w:rPr>
          <w:rStyle w:val="numberreference"/>
          <w:rFonts w:ascii="Times New Roman" w:hAnsi="Times New Roman"/>
          <w:b w:val="0"/>
          <w:color w:val="auto"/>
        </w:rPr>
        <w:t>#7</w:t>
      </w:r>
      <w:r>
        <w:t xml:space="preserve"> in </w:t>
      </w:r>
      <w:r>
        <w:fldChar w:fldCharType="begin"/>
      </w:r>
      <w:r>
        <w:instrText xml:space="preserve"> REF _Ref459100788 </w:instrText>
      </w:r>
      <w:r>
        <w:fldChar w:fldCharType="separate"/>
      </w:r>
      <w:ins w:id="898" w:author="Lizzie Charbonneau" w:date="2018-04-17T13:35:00Z">
        <w:r w:rsidR="00F97739">
          <w:t xml:space="preserve">Figure </w:t>
        </w:r>
        <w:r w:rsidR="00F97739">
          <w:rPr>
            <w:noProof/>
          </w:rPr>
          <w:t>13</w:t>
        </w:r>
      </w:ins>
      <w:del w:id="899" w:author="Lizzie Charbonneau" w:date="2018-04-17T13:35:00Z">
        <w:r w:rsidR="002C6EB8" w:rsidDel="00F97739">
          <w:delText xml:space="preserve">Figure </w:delText>
        </w:r>
        <w:r w:rsidR="002C6EB8" w:rsidDel="00F97739">
          <w:rPr>
            <w:noProof/>
          </w:rPr>
          <w:delText>11</w:delText>
        </w:r>
      </w:del>
      <w:r>
        <w:rPr>
          <w:noProof/>
        </w:rPr>
        <w:fldChar w:fldCharType="end"/>
      </w:r>
      <w:r>
        <w:t>) to the immediate right of the “Edit” button, accessible after expanding the patient result. This action opens the Patient Builder (</w:t>
      </w:r>
      <w:r>
        <w:fldChar w:fldCharType="begin"/>
      </w:r>
      <w:r>
        <w:instrText xml:space="preserve"> REF _Ref468456447 </w:instrText>
      </w:r>
      <w:r>
        <w:fldChar w:fldCharType="separate"/>
      </w:r>
      <w:ins w:id="900" w:author="Lizzie Charbonneau" w:date="2018-04-17T13:35:00Z">
        <w:r w:rsidR="00F97739">
          <w:t xml:space="preserve">Figure </w:t>
        </w:r>
        <w:r w:rsidR="00F97739">
          <w:rPr>
            <w:noProof/>
          </w:rPr>
          <w:t>16</w:t>
        </w:r>
      </w:ins>
      <w:del w:id="901" w:author="Lizzie Charbonneau" w:date="2018-04-17T13:35:00Z">
        <w:r w:rsidR="002C6EB8" w:rsidDel="00F97739">
          <w:delText xml:space="preserve">Figure </w:delText>
        </w:r>
        <w:r w:rsidR="002C6EB8" w:rsidDel="00F97739">
          <w:rPr>
            <w:noProof/>
          </w:rPr>
          <w:delText>14</w:delText>
        </w:r>
      </w:del>
      <w:r>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7C93ACFA" w14:textId="77777777" w:rsidR="00CA2EC7" w:rsidRDefault="00BF4F3D">
      <w:pPr>
        <w:pStyle w:val="Heading2"/>
      </w:pPr>
      <w:bookmarkStart w:id="902" w:name="_Toc495298956"/>
      <w:bookmarkStart w:id="903" w:name="_Toc511735455"/>
      <w:r>
        <w:t>Deleting a Test Record</w:t>
      </w:r>
      <w:bookmarkEnd w:id="902"/>
      <w:bookmarkEnd w:id="903"/>
    </w:p>
    <w:p w14:paraId="485FF02D" w14:textId="5D2D96CE" w:rsidR="00CA2EC7" w:rsidRDefault="00BF4F3D">
      <w:r>
        <w:t>The user can delete a test patient from the Measure View (</w:t>
      </w:r>
      <w:r>
        <w:fldChar w:fldCharType="begin"/>
      </w:r>
      <w:r>
        <w:instrText xml:space="preserve"> REF _Ref459100358 </w:instrText>
      </w:r>
      <w:r>
        <w:fldChar w:fldCharType="separate"/>
      </w:r>
      <w:ins w:id="904" w:author="Lizzie Charbonneau" w:date="2018-04-17T13:35:00Z">
        <w:r w:rsidR="00F97739">
          <w:t xml:space="preserve">Figure </w:t>
        </w:r>
        <w:r w:rsidR="00F97739">
          <w:rPr>
            <w:noProof/>
          </w:rPr>
          <w:t>11</w:t>
        </w:r>
      </w:ins>
      <w:del w:id="905"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“Delete” icon (item </w:t>
      </w:r>
      <w:r>
        <w:rPr>
          <w:rStyle w:val="numberreference"/>
          <w:rFonts w:ascii="Times New Roman" w:hAnsi="Times New Roman"/>
          <w:b w:val="0"/>
          <w:color w:val="auto"/>
        </w:rPr>
        <w:t>#8</w:t>
      </w:r>
      <w:r>
        <w:t xml:space="preserve"> in </w:t>
      </w:r>
      <w:r>
        <w:fldChar w:fldCharType="begin"/>
      </w:r>
      <w:r>
        <w:instrText xml:space="preserve"> REF _Ref459100788 </w:instrText>
      </w:r>
      <w:r>
        <w:fldChar w:fldCharType="separate"/>
      </w:r>
      <w:ins w:id="906" w:author="Lizzie Charbonneau" w:date="2018-04-17T13:35:00Z">
        <w:r w:rsidR="00F97739">
          <w:t xml:space="preserve">Figure </w:t>
        </w:r>
        <w:r w:rsidR="00F97739">
          <w:rPr>
            <w:noProof/>
          </w:rPr>
          <w:t>13</w:t>
        </w:r>
      </w:ins>
      <w:del w:id="907" w:author="Lizzie Charbonneau" w:date="2018-04-17T13:35:00Z">
        <w:r w:rsidR="002C6EB8" w:rsidDel="00F97739">
          <w:delText xml:space="preserve">Figure </w:delText>
        </w:r>
        <w:r w:rsidR="002C6EB8" w:rsidDel="00F97739">
          <w:rPr>
            <w:noProof/>
          </w:rPr>
          <w:delText>11</w:delText>
        </w:r>
      </w:del>
      <w:r>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38DC3D8" w14:textId="77777777" w:rsidR="00CA2EC7" w:rsidRDefault="00BF4F3D">
      <w:pPr>
        <w:pStyle w:val="Heading2"/>
      </w:pPr>
      <w:bookmarkStart w:id="908" w:name="_Toc495298958"/>
      <w:bookmarkStart w:id="909" w:name="_Toc511735456"/>
      <w:r>
        <w:t>Updating a Measure</w:t>
      </w:r>
      <w:bookmarkEnd w:id="908"/>
      <w:bookmarkEnd w:id="909"/>
    </w:p>
    <w:p w14:paraId="109EF29D" w14:textId="1D6B384C"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fldChar w:fldCharType="begin"/>
      </w:r>
      <w:r>
        <w:instrText xml:space="preserve"> REF _Ref459100358 </w:instrText>
      </w:r>
      <w:r>
        <w:fldChar w:fldCharType="separate"/>
      </w:r>
      <w:ins w:id="910" w:author="Lizzie Charbonneau" w:date="2018-04-17T13:35:00Z">
        <w:r w:rsidR="00F97739">
          <w:t xml:space="preserve">Figure </w:t>
        </w:r>
        <w:r w:rsidR="00F97739">
          <w:rPr>
            <w:noProof/>
          </w:rPr>
          <w:t>11</w:t>
        </w:r>
      </w:ins>
      <w:del w:id="911"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The “Update Measures” button displays the Update Measure Dialog (shown in </w:t>
      </w:r>
      <w:r>
        <w:fldChar w:fldCharType="begin"/>
      </w:r>
      <w:r>
        <w:instrText xml:space="preserve"> REF _Ref459100171 </w:instrText>
      </w:r>
      <w:r>
        <w:fldChar w:fldCharType="separate"/>
      </w:r>
      <w:ins w:id="912" w:author="Lizzie Charbonneau" w:date="2018-04-17T13:35:00Z">
        <w:r w:rsidR="00F97739">
          <w:t xml:space="preserve">Figure </w:t>
        </w:r>
        <w:r w:rsidR="00F97739">
          <w:rPr>
            <w:noProof/>
          </w:rPr>
          <w:t>10</w:t>
        </w:r>
      </w:ins>
      <w:del w:id="913" w:author="Lizzie Charbonneau" w:date="2018-04-17T13:35:00Z">
        <w:r w:rsidR="002C6EB8" w:rsidDel="00F97739">
          <w:delText xml:space="preserve">Figure </w:delText>
        </w:r>
        <w:r w:rsidR="002C6EB8" w:rsidDel="00F97739">
          <w:rPr>
            <w:noProof/>
          </w:rPr>
          <w:delText>8</w:delText>
        </w:r>
      </w:del>
      <w:r>
        <w:rPr>
          <w:noProof/>
        </w:rPr>
        <w:fldChar w:fldCharType="end"/>
      </w:r>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3CCE2CE7" w14:textId="77777777" w:rsidR="00CA2EC7" w:rsidRDefault="00BF4F3D">
      <w:pPr>
        <w:pStyle w:val="Heading2"/>
      </w:pPr>
      <w:bookmarkStart w:id="914" w:name="_Toc495298959"/>
      <w:bookmarkStart w:id="915" w:name="_Toc511735457"/>
      <w:r>
        <w:t>Deleting a Measure</w:t>
      </w:r>
      <w:bookmarkEnd w:id="914"/>
      <w:bookmarkEnd w:id="915"/>
    </w:p>
    <w:p w14:paraId="4C9D78C7" w14:textId="156868E1" w:rsidR="00CA2EC7" w:rsidRDefault="00BF4F3D">
      <w:r>
        <w:t>The user can delete a measure from the Measure View (</w:t>
      </w:r>
      <w:r>
        <w:fldChar w:fldCharType="begin"/>
      </w:r>
      <w:r>
        <w:instrText xml:space="preserve"> REF _Ref459100358 </w:instrText>
      </w:r>
      <w:r>
        <w:fldChar w:fldCharType="separate"/>
      </w:r>
      <w:ins w:id="916" w:author="Lizzie Charbonneau" w:date="2018-04-17T13:35:00Z">
        <w:r w:rsidR="00F97739">
          <w:t xml:space="preserve">Figure </w:t>
        </w:r>
        <w:r w:rsidR="00F97739">
          <w:rPr>
            <w:noProof/>
          </w:rPr>
          <w:t>11</w:t>
        </w:r>
      </w:ins>
      <w:del w:id="917" w:author="Lizzie Charbonneau" w:date="2018-04-17T13:35:00Z">
        <w:r w:rsidR="002C6EB8" w:rsidDel="00F97739">
          <w:delText xml:space="preserve">Figure </w:delText>
        </w:r>
        <w:r w:rsidR="002C6EB8" w:rsidDel="00F97739">
          <w:rPr>
            <w:noProof/>
          </w:rPr>
          <w:delText>9</w:delText>
        </w:r>
      </w:del>
      <w:r>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fldChar w:fldCharType="begin"/>
      </w:r>
      <w:r>
        <w:instrText xml:space="preserve"> REF _Ref459100358 </w:instrText>
      </w:r>
      <w:r>
        <w:fldChar w:fldCharType="separate"/>
      </w:r>
      <w:ins w:id="918" w:author="Lizzie Charbonneau" w:date="2018-04-17T13:35:00Z">
        <w:r w:rsidR="00F97739">
          <w:t xml:space="preserve">Figure </w:t>
        </w:r>
        <w:r w:rsidR="00F97739">
          <w:rPr>
            <w:noProof/>
          </w:rPr>
          <w:t>11</w:t>
        </w:r>
      </w:ins>
      <w:del w:id="919" w:author="Lizzie Charbonneau" w:date="2018-04-17T13:35:00Z">
        <w:r w:rsidR="002C6EB8" w:rsidDel="00F97739">
          <w:delText xml:space="preserve">Figure </w:delText>
        </w:r>
        <w:r w:rsidR="002C6EB8" w:rsidDel="00F97739">
          <w:rPr>
            <w:noProof/>
          </w:rPr>
          <w:delText>9</w:delText>
        </w:r>
      </w:del>
      <w:r>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502F427C" w14:textId="77777777" w:rsidR="00CA2EC7" w:rsidRDefault="00CA2EC7"/>
    <w:p w14:paraId="401660DE" w14:textId="77777777" w:rsidR="00CA2EC7" w:rsidRDefault="00CA2EC7">
      <w:pPr>
        <w:sectPr w:rsidR="00CA2EC7">
          <w:headerReference w:type="first" r:id="rId45"/>
          <w:footerReference w:type="first" r:id="rId46"/>
          <w:pgSz w:w="12240" w:h="15840" w:code="1"/>
          <w:pgMar w:top="1440" w:right="1440" w:bottom="1440" w:left="1440" w:header="504" w:footer="504" w:gutter="0"/>
          <w:cols w:space="720"/>
          <w:titlePg/>
          <w:docGrid w:linePitch="360"/>
        </w:sectPr>
      </w:pPr>
    </w:p>
    <w:p w14:paraId="358F0BFA" w14:textId="77777777" w:rsidR="00CA2EC7" w:rsidRDefault="00BF4F3D">
      <w:pPr>
        <w:pStyle w:val="Heading1"/>
      </w:pPr>
      <w:bookmarkStart w:id="920" w:name="_Ref459207741"/>
      <w:bookmarkStart w:id="921" w:name="_Ref459207752"/>
      <w:bookmarkStart w:id="922" w:name="_Ref459207780"/>
      <w:bookmarkStart w:id="923" w:name="_Ref459207791"/>
      <w:bookmarkStart w:id="924" w:name="_Ref459208168"/>
      <w:bookmarkStart w:id="925" w:name="_Toc495298960"/>
      <w:bookmarkStart w:id="926" w:name="_Toc511735458"/>
      <w:r>
        <w:lastRenderedPageBreak/>
        <w:t>Building a Patient Test Record</w:t>
      </w:r>
      <w:bookmarkEnd w:id="920"/>
      <w:bookmarkEnd w:id="921"/>
      <w:bookmarkEnd w:id="922"/>
      <w:bookmarkEnd w:id="923"/>
      <w:bookmarkEnd w:id="924"/>
      <w:bookmarkEnd w:id="925"/>
      <w:bookmarkEnd w:id="926"/>
    </w:p>
    <w:p w14:paraId="4BCB3BCE" w14:textId="77777777" w:rsidR="00CA2EC7" w:rsidRDefault="00BF4F3D">
      <w:pPr>
        <w:pStyle w:val="Heading2"/>
      </w:pPr>
      <w:bookmarkStart w:id="927" w:name="_Toc495298961"/>
      <w:bookmarkStart w:id="928" w:name="_Toc511735459"/>
      <w:r>
        <w:t>Overview</w:t>
      </w:r>
      <w:bookmarkEnd w:id="927"/>
      <w:bookmarkEnd w:id="928"/>
    </w:p>
    <w:p w14:paraId="4EC21A56" w14:textId="50B39ADB" w:rsidR="00CA2EC7" w:rsidRDefault="00BF4F3D">
      <w:r>
        <w:t xml:space="preserve">The Patient Builder view, as shown in </w:t>
      </w:r>
      <w:fldSimple w:instr=" REF _Ref468456447  \* MERGEFORMAT ">
        <w:ins w:id="929" w:author="Lizzie Charbonneau" w:date="2018-04-17T13:35:00Z">
          <w:r w:rsidR="00F97739">
            <w:t xml:space="preserve">Figure </w:t>
          </w:r>
          <w:r w:rsidR="00F97739">
            <w:rPr>
              <w:noProof/>
            </w:rPr>
            <w:t>16</w:t>
          </w:r>
        </w:ins>
        <w:del w:id="930" w:author="Lizzie Charbonneau" w:date="2018-04-17T13:35:00Z">
          <w:r w:rsidR="002C6EB8" w:rsidDel="00F97739">
            <w:delText xml:space="preserve">Figure </w:delText>
          </w:r>
          <w:r w:rsidR="002C6EB8" w:rsidDel="00F97739">
            <w:rPr>
              <w:noProof/>
            </w:rPr>
            <w:delText>14</w:delText>
          </w:r>
        </w:del>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ins w:id="931" w:author="Lizzie Charbonneau" w:date="2018-04-17T13:35:00Z">
          <w:r w:rsidR="00F97739">
            <w:t xml:space="preserve">Figure </w:t>
          </w:r>
          <w:r w:rsidR="00F97739">
            <w:rPr>
              <w:noProof/>
            </w:rPr>
            <w:t>11</w:t>
          </w:r>
        </w:ins>
        <w:del w:id="932" w:author="Lizzie Charbonneau" w:date="2018-04-17T13:35:00Z">
          <w:r w:rsidR="002C6EB8" w:rsidDel="00F97739">
            <w:delText xml:space="preserve">Figure </w:delText>
          </w:r>
          <w:r w:rsidR="002C6EB8" w:rsidDel="00F97739">
            <w:rPr>
              <w:noProof/>
            </w:rPr>
            <w:delText>9</w:delText>
          </w:r>
        </w:del>
      </w:fldSimple>
      <w:r>
        <w:t>).</w:t>
      </w:r>
    </w:p>
    <w:p w14:paraId="0779408B" w14:textId="792DE858" w:rsidR="00CA2EC7" w:rsidRDefault="00BF4F3D">
      <w:r>
        <w:t xml:space="preserve">The Patient Builder View employs the following UI elements (as indicated by their item numbers in </w:t>
      </w:r>
      <w:r>
        <w:fldChar w:fldCharType="begin"/>
      </w:r>
      <w:r>
        <w:instrText xml:space="preserve"> REF _Ref468456447 </w:instrText>
      </w:r>
      <w:r>
        <w:fldChar w:fldCharType="separate"/>
      </w:r>
      <w:ins w:id="933" w:author="Lizzie Charbonneau" w:date="2018-04-17T13:35:00Z">
        <w:r w:rsidR="00F97739">
          <w:t xml:space="preserve">Figure </w:t>
        </w:r>
        <w:r w:rsidR="00F97739">
          <w:rPr>
            <w:noProof/>
          </w:rPr>
          <w:t>16</w:t>
        </w:r>
      </w:ins>
      <w:del w:id="934" w:author="Lizzie Charbonneau" w:date="2018-04-17T13:35:00Z">
        <w:r w:rsidR="002C6EB8" w:rsidDel="00F97739">
          <w:delText xml:space="preserve">Figure </w:delText>
        </w:r>
        <w:r w:rsidR="002C6EB8" w:rsidDel="00F97739">
          <w:rPr>
            <w:noProof/>
          </w:rPr>
          <w:delText>14</w:delText>
        </w:r>
      </w:del>
      <w:r>
        <w:rPr>
          <w:noProof/>
        </w:rPr>
        <w:fldChar w:fldCharType="end"/>
      </w:r>
      <w:r>
        <w:t>):</w:t>
      </w:r>
    </w:p>
    <w:p w14:paraId="51ADCC2B" w14:textId="77777777" w:rsidR="00CA2EC7" w:rsidRDefault="00BF4F3D">
      <w:pPr>
        <w:pStyle w:val="NumberedList"/>
        <w:numPr>
          <w:ilvl w:val="0"/>
          <w:numId w:val="53"/>
        </w:numPr>
      </w:pPr>
      <w:r>
        <w:t>Patient Name – Allows the entry of a first and last name for the patient record.</w:t>
      </w:r>
    </w:p>
    <w:p w14:paraId="137E65E4" w14:textId="77777777" w:rsidR="00CA2EC7" w:rsidRDefault="00BF4F3D">
      <w:pPr>
        <w:pStyle w:val="NumberedList"/>
      </w:pPr>
      <w:r>
        <w:t>Patient Characteristics – Allows the definition of characteristics data for the patient.</w:t>
      </w:r>
    </w:p>
    <w:p w14:paraId="73178E41" w14:textId="77777777" w:rsidR="00CA2EC7" w:rsidRDefault="00BF4F3D">
      <w:pPr>
        <w:pStyle w:val="NumberedList"/>
      </w:pPr>
      <w:r>
        <w:t>Measure Information – Shows the description for the patient’s associated measure.</w:t>
      </w:r>
    </w:p>
    <w:p w14:paraId="69B936D1" w14:textId="77777777" w:rsidR="00CA2EC7" w:rsidRDefault="00BF4F3D">
      <w:pPr>
        <w:pStyle w:val="NumberedList"/>
      </w:pPr>
      <w:r>
        <w:t>Expectations – Allows users to set the calculation expectation for each population of the measure.</w:t>
      </w:r>
    </w:p>
    <w:p w14:paraId="0178DCA7" w14:textId="77777777" w:rsidR="00CA2EC7" w:rsidRDefault="00BF4F3D">
      <w:pPr>
        <w:pStyle w:val="NumberedListLast"/>
        <w:spacing w:after="240"/>
      </w:pPr>
      <w:r>
        <w:t>Actions – Allows users to save or cancel a patient record.</w:t>
      </w:r>
    </w:p>
    <w:p w14:paraId="14B5954A" w14:textId="77777777" w:rsidR="00CA2EC7" w:rsidRDefault="00BF4F3D">
      <w:pPr>
        <w:pStyle w:val="Figure"/>
      </w:pPr>
      <w:r>
        <w:rPr>
          <w:noProof/>
        </w:rPr>
        <w:drawing>
          <wp:inline distT="0" distB="0" distL="0" distR="0" wp14:anchorId="4B2CB025" wp14:editId="0C6E5B81">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6890" cy="2980944"/>
                    </a:xfrm>
                    <a:prstGeom prst="rect">
                      <a:avLst/>
                    </a:prstGeom>
                    <a:ln>
                      <a:solidFill>
                        <a:schemeClr val="tx1"/>
                      </a:solidFill>
                    </a:ln>
                  </pic:spPr>
                </pic:pic>
              </a:graphicData>
            </a:graphic>
          </wp:inline>
        </w:drawing>
      </w:r>
    </w:p>
    <w:p w14:paraId="152CE837" w14:textId="3806A512" w:rsidR="00CA2EC7" w:rsidRDefault="00BF4F3D">
      <w:pPr>
        <w:pStyle w:val="FigureCaption"/>
      </w:pPr>
      <w:bookmarkStart w:id="935" w:name="_Ref468456447"/>
      <w:bookmarkStart w:id="936" w:name="_Toc495299535"/>
      <w:bookmarkStart w:id="937" w:name="_Toc511735482"/>
      <w:r>
        <w:t xml:space="preserve">Figure </w:t>
      </w:r>
      <w:r>
        <w:fldChar w:fldCharType="begin"/>
      </w:r>
      <w:r>
        <w:instrText xml:space="preserve"> SEQ Figure \* ARABIC </w:instrText>
      </w:r>
      <w:r>
        <w:fldChar w:fldCharType="separate"/>
      </w:r>
      <w:ins w:id="938" w:author="Lizzie Charbonneau" w:date="2018-04-17T13:35:00Z">
        <w:r w:rsidR="00F97739">
          <w:rPr>
            <w:noProof/>
          </w:rPr>
          <w:t>16</w:t>
        </w:r>
      </w:ins>
      <w:del w:id="939" w:author="Lizzie Charbonneau" w:date="2018-04-17T12:52:00Z">
        <w:r w:rsidR="002C6EB8" w:rsidDel="00A868FD">
          <w:rPr>
            <w:noProof/>
          </w:rPr>
          <w:delText>14</w:delText>
        </w:r>
      </w:del>
      <w:r>
        <w:rPr>
          <w:noProof/>
        </w:rPr>
        <w:fldChar w:fldCharType="end"/>
      </w:r>
      <w:bookmarkEnd w:id="935"/>
      <w:r>
        <w:t>. Patient Builder View</w:t>
      </w:r>
      <w:bookmarkEnd w:id="936"/>
      <w:bookmarkEnd w:id="937"/>
    </w:p>
    <w:p w14:paraId="76D54B06" w14:textId="77777777"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14:paraId="6FAC20D9" w14:textId="77777777" w:rsidR="00CA2EC7" w:rsidRDefault="00BF4F3D">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39750A36" w14:textId="464017A4"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fldChar w:fldCharType="begin"/>
      </w:r>
      <w:r>
        <w:instrText xml:space="preserve"> REF _Ref459208120 \r  </w:instrText>
      </w:r>
      <w:r>
        <w:fldChar w:fldCharType="separate"/>
      </w:r>
      <w:r w:rsidR="00F97739">
        <w:t>4.4</w:t>
      </w:r>
      <w:r>
        <w:fldChar w:fldCharType="end"/>
      </w:r>
      <w:r>
        <w:t xml:space="preserve"> provides additional information about the descriptions of the logic highlighting technique based on calculation results shown in </w:t>
      </w:r>
      <w:r>
        <w:fldChar w:fldCharType="begin"/>
      </w:r>
      <w:r>
        <w:instrText xml:space="preserve"> REF _Ref459100814 </w:instrText>
      </w:r>
      <w:r>
        <w:fldChar w:fldCharType="separate"/>
      </w:r>
      <w:ins w:id="940" w:author="Lizzie Charbonneau" w:date="2018-04-17T13:35:00Z">
        <w:r w:rsidR="00F97739">
          <w:t xml:space="preserve">Figure </w:t>
        </w:r>
        <w:r w:rsidR="00F97739">
          <w:rPr>
            <w:noProof/>
          </w:rPr>
          <w:t>14</w:t>
        </w:r>
      </w:ins>
      <w:del w:id="941"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942" w:author="Lizzie Charbonneau" w:date="2018-04-17T13:35:00Z">
        <w:r w:rsidR="00F97739">
          <w:t xml:space="preserve">Figure </w:t>
        </w:r>
        <w:r w:rsidR="00F97739">
          <w:rPr>
            <w:noProof/>
          </w:rPr>
          <w:t>15</w:t>
        </w:r>
      </w:ins>
      <w:del w:id="943" w:author="Lizzie Charbonneau" w:date="2018-04-17T13:35:00Z">
        <w:r w:rsidR="002C6EB8" w:rsidDel="00F97739">
          <w:delText xml:space="preserve">Figure </w:delText>
        </w:r>
        <w:r w:rsidR="002C6EB8" w:rsidDel="00F97739">
          <w:rPr>
            <w:noProof/>
          </w:rPr>
          <w:delText>13</w:delText>
        </w:r>
      </w:del>
      <w:r>
        <w:rPr>
          <w:noProof/>
        </w:rPr>
        <w:fldChar w:fldCharType="end"/>
      </w:r>
      <w:r>
        <w:t>.</w:t>
      </w:r>
    </w:p>
    <w:p w14:paraId="5A158A50" w14:textId="77777777" w:rsidR="00CA2EC7" w:rsidRDefault="00BF4F3D">
      <w:pPr>
        <w:pStyle w:val="Heading2"/>
      </w:pPr>
      <w:bookmarkStart w:id="944" w:name="_Toc495298962"/>
      <w:bookmarkStart w:id="945" w:name="_Toc511735460"/>
      <w:r>
        <w:t>Building a Synthetic Patient</w:t>
      </w:r>
      <w:bookmarkEnd w:id="944"/>
      <w:bookmarkEnd w:id="945"/>
    </w:p>
    <w:p w14:paraId="076810F5" w14:textId="324393EF"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fldChar w:fldCharType="begin"/>
      </w:r>
      <w:r>
        <w:instrText xml:space="preserve"> REF _Ref468456447 </w:instrText>
      </w:r>
      <w:r>
        <w:fldChar w:fldCharType="separate"/>
      </w:r>
      <w:ins w:id="946" w:author="Lizzie Charbonneau" w:date="2018-04-17T13:35:00Z">
        <w:r w:rsidR="00F97739">
          <w:t xml:space="preserve">Figure </w:t>
        </w:r>
        <w:r w:rsidR="00F97739">
          <w:rPr>
            <w:noProof/>
          </w:rPr>
          <w:t>16</w:t>
        </w:r>
      </w:ins>
      <w:del w:id="947" w:author="Lizzie Charbonneau" w:date="2018-04-17T13:35:00Z">
        <w:r w:rsidR="002C6EB8" w:rsidDel="00F97739">
          <w:delText xml:space="preserve">Figure </w:delText>
        </w:r>
        <w:r w:rsidR="002C6EB8" w:rsidDel="00F97739">
          <w:rPr>
            <w:noProof/>
          </w:rPr>
          <w:delText>14</w:delText>
        </w:r>
      </w:del>
      <w:r>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3E5F3E14" w14:textId="77777777"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66DD4C25" w14:textId="77777777"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52BF2133" w14:textId="7F684C5A" w:rsidR="00CA2EC7" w:rsidRDefault="00BF4F3D">
      <w:pPr>
        <w:spacing w:after="240"/>
      </w:pPr>
      <w:r>
        <w:t xml:space="preserve">Note that in </w:t>
      </w:r>
      <w:r>
        <w:fldChar w:fldCharType="begin"/>
      </w:r>
      <w:r>
        <w:instrText xml:space="preserve"> REF _Ref468458447 </w:instrText>
      </w:r>
      <w:r>
        <w:fldChar w:fldCharType="separate"/>
      </w:r>
      <w:ins w:id="948" w:author="Lizzie Charbonneau" w:date="2018-04-17T13:35:00Z">
        <w:r w:rsidR="00F97739">
          <w:t xml:space="preserve">Figure </w:t>
        </w:r>
        <w:r w:rsidR="00F97739">
          <w:rPr>
            <w:noProof/>
          </w:rPr>
          <w:t>17</w:t>
        </w:r>
      </w:ins>
      <w:del w:id="949" w:author="Lizzie Charbonneau" w:date="2018-04-17T13:35:00Z">
        <w:r w:rsidR="002C6EB8" w:rsidDel="00F97739">
          <w:delText xml:space="preserve">Figure </w:delText>
        </w:r>
        <w:r w:rsidR="002C6EB8" w:rsidDel="00F97739">
          <w:rPr>
            <w:noProof/>
          </w:rPr>
          <w:delText>15</w:delText>
        </w:r>
      </w:del>
      <w:r>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fldChar w:fldCharType="begin"/>
      </w:r>
      <w:r>
        <w:instrText xml:space="preserve"> REF _Ref468458447 </w:instrText>
      </w:r>
      <w:r>
        <w:fldChar w:fldCharType="separate"/>
      </w:r>
      <w:ins w:id="950" w:author="Lizzie Charbonneau" w:date="2018-04-17T13:35:00Z">
        <w:r w:rsidR="00F97739">
          <w:t xml:space="preserve">Figure </w:t>
        </w:r>
        <w:r w:rsidR="00F97739">
          <w:rPr>
            <w:noProof/>
          </w:rPr>
          <w:t>17</w:t>
        </w:r>
      </w:ins>
      <w:del w:id="951" w:author="Lizzie Charbonneau" w:date="2018-04-17T13:35:00Z">
        <w:r w:rsidR="002C6EB8" w:rsidDel="00F97739">
          <w:delText xml:space="preserve">Figure </w:delText>
        </w:r>
        <w:r w:rsidR="002C6EB8" w:rsidDel="00F97739">
          <w:rPr>
            <w:noProof/>
          </w:rPr>
          <w:delText>15</w:delText>
        </w:r>
      </w:del>
      <w:r>
        <w:rPr>
          <w:noProof/>
        </w:rPr>
        <w:fldChar w:fldCharType="end"/>
      </w:r>
      <w:r>
        <w:t>.</w:t>
      </w:r>
    </w:p>
    <w:p w14:paraId="096981BD" w14:textId="77777777" w:rsidR="00CA2EC7" w:rsidRDefault="00BF4F3D">
      <w:pPr>
        <w:pStyle w:val="Figure"/>
        <w:rPr>
          <w:b w:val="0"/>
        </w:rPr>
      </w:pPr>
      <w:r>
        <w:rPr>
          <w:noProof/>
        </w:rPr>
        <w:lastRenderedPageBreak/>
        <w:drawing>
          <wp:inline distT="0" distB="0" distL="0" distR="0" wp14:anchorId="00B91219" wp14:editId="56F7FF54">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14:paraId="2FA2EBD4" w14:textId="3790767C" w:rsidR="00CA2EC7" w:rsidRDefault="00BF4F3D">
      <w:pPr>
        <w:pStyle w:val="FigureCaption"/>
      </w:pPr>
      <w:bookmarkStart w:id="952" w:name="_Ref468458447"/>
      <w:bookmarkStart w:id="953" w:name="_Toc495299536"/>
      <w:bookmarkStart w:id="954" w:name="_Toc511735483"/>
      <w:r>
        <w:t xml:space="preserve">Figure </w:t>
      </w:r>
      <w:r>
        <w:fldChar w:fldCharType="begin"/>
      </w:r>
      <w:r>
        <w:instrText xml:space="preserve"> SEQ Figure \* ARABIC </w:instrText>
      </w:r>
      <w:r>
        <w:fldChar w:fldCharType="separate"/>
      </w:r>
      <w:ins w:id="955" w:author="Lizzie Charbonneau" w:date="2018-04-17T13:35:00Z">
        <w:r w:rsidR="00F97739">
          <w:rPr>
            <w:noProof/>
          </w:rPr>
          <w:t>17</w:t>
        </w:r>
      </w:ins>
      <w:del w:id="956" w:author="Lizzie Charbonneau" w:date="2018-04-17T12:52:00Z">
        <w:r w:rsidR="002C6EB8" w:rsidDel="00A868FD">
          <w:rPr>
            <w:noProof/>
          </w:rPr>
          <w:delText>15</w:delText>
        </w:r>
      </w:del>
      <w:r>
        <w:rPr>
          <w:noProof/>
        </w:rPr>
        <w:fldChar w:fldCharType="end"/>
      </w:r>
      <w:bookmarkEnd w:id="952"/>
      <w:r>
        <w:t>. Continuous Variable Measures Expected Populations</w:t>
      </w:r>
      <w:bookmarkEnd w:id="953"/>
      <w:bookmarkEnd w:id="954"/>
    </w:p>
    <w:p w14:paraId="183DF863" w14:textId="77777777"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1C6EB5AC" w14:textId="77777777" w:rsidR="00CA2EC7" w:rsidRDefault="00BF4F3D">
      <w:pPr>
        <w:pStyle w:val="Heading2"/>
      </w:pPr>
      <w:bookmarkStart w:id="957" w:name="_Toc495298963"/>
      <w:bookmarkStart w:id="958" w:name="_Toc511735461"/>
      <w:r>
        <w:t>Building the Patient History</w:t>
      </w:r>
      <w:bookmarkEnd w:id="957"/>
      <w:bookmarkEnd w:id="958"/>
    </w:p>
    <w:p w14:paraId="5E3C5ACE" w14:textId="6340C23D" w:rsidR="00CA2EC7" w:rsidRDefault="00BF4F3D">
      <w:r>
        <w:fldChar w:fldCharType="begin"/>
      </w:r>
      <w:r>
        <w:instrText xml:space="preserve"> REF _Ref440365146 </w:instrText>
      </w:r>
      <w:r>
        <w:fldChar w:fldCharType="separate"/>
      </w:r>
      <w:ins w:id="959" w:author="Lizzie Charbonneau" w:date="2018-04-17T13:35:00Z">
        <w:r w:rsidR="00F97739">
          <w:t xml:space="preserve">Figure </w:t>
        </w:r>
        <w:r w:rsidR="00F97739">
          <w:rPr>
            <w:noProof/>
          </w:rPr>
          <w:t>18</w:t>
        </w:r>
      </w:ins>
      <w:del w:id="960" w:author="Lizzie Charbonneau" w:date="2018-04-17T13:35:00Z">
        <w:r w:rsidR="002C6EB8" w:rsidDel="00F97739">
          <w:delText xml:space="preserve">Figure </w:delText>
        </w:r>
        <w:r w:rsidR="002C6EB8" w:rsidDel="00F97739">
          <w:rPr>
            <w:noProof/>
          </w:rPr>
          <w:delText>16</w:delText>
        </w:r>
      </w:del>
      <w:r>
        <w:rPr>
          <w:noProof/>
        </w:rPr>
        <w:fldChar w:fldCharType="end"/>
      </w:r>
      <w:r>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r>
        <w:fldChar w:fldCharType="begin"/>
      </w:r>
      <w:r>
        <w:instrText xml:space="preserve"> REF _Ref440365146 </w:instrText>
      </w:r>
      <w:r>
        <w:fldChar w:fldCharType="separate"/>
      </w:r>
      <w:ins w:id="961" w:author="Lizzie Charbonneau" w:date="2018-04-17T13:35:00Z">
        <w:r w:rsidR="00F97739">
          <w:t xml:space="preserve">Figure </w:t>
        </w:r>
        <w:r w:rsidR="00F97739">
          <w:rPr>
            <w:noProof/>
          </w:rPr>
          <w:t>18</w:t>
        </w:r>
      </w:ins>
      <w:del w:id="962" w:author="Lizzie Charbonneau" w:date="2018-04-17T13:35:00Z">
        <w:r w:rsidR="002C6EB8" w:rsidDel="00F97739">
          <w:delText xml:space="preserve">Figure </w:delText>
        </w:r>
        <w:r w:rsidR="002C6EB8" w:rsidDel="00F97739">
          <w:rPr>
            <w:noProof/>
          </w:rPr>
          <w:delText>16</w:delText>
        </w:r>
      </w:del>
      <w:r>
        <w:rPr>
          <w:noProof/>
        </w:rPr>
        <w:fldChar w:fldCharType="end"/>
      </w:r>
      <w:r>
        <w:t xml:space="preserve"> shows an example of an expanded event from the patient history that can be edited. By clicking the expand/collapse details icon (item </w:t>
      </w:r>
      <w:r>
        <w:rPr>
          <w:rStyle w:val="numberreference"/>
          <w:rFonts w:ascii="Times New Roman" w:hAnsi="Times New Roman"/>
          <w:b w:val="0"/>
          <w:color w:val="auto"/>
        </w:rPr>
        <w:t>#3</w:t>
      </w:r>
      <w:r>
        <w:t>), the user can edit the details of the element.</w:t>
      </w:r>
    </w:p>
    <w:p w14:paraId="4C746A13" w14:textId="4ACE5A9B" w:rsidR="00CA2EC7" w:rsidRDefault="00BF4F3D">
      <w:r>
        <w:t xml:space="preserve">The following UI elements are shown in </w:t>
      </w:r>
      <w:r>
        <w:fldChar w:fldCharType="begin"/>
      </w:r>
      <w:r>
        <w:instrText xml:space="preserve"> REF _Ref440365146 </w:instrText>
      </w:r>
      <w:r>
        <w:fldChar w:fldCharType="separate"/>
      </w:r>
      <w:ins w:id="963" w:author="Lizzie Charbonneau" w:date="2018-04-17T13:35:00Z">
        <w:r w:rsidR="00F97739">
          <w:t xml:space="preserve">Figure </w:t>
        </w:r>
        <w:r w:rsidR="00F97739">
          <w:rPr>
            <w:noProof/>
          </w:rPr>
          <w:t>18</w:t>
        </w:r>
      </w:ins>
      <w:del w:id="964" w:author="Lizzie Charbonneau" w:date="2018-04-17T13:35:00Z">
        <w:r w:rsidR="002C6EB8" w:rsidDel="00F97739">
          <w:delText xml:space="preserve">Figure </w:delText>
        </w:r>
        <w:r w:rsidR="002C6EB8" w:rsidDel="00F97739">
          <w:rPr>
            <w:noProof/>
          </w:rPr>
          <w:delText>16</w:delText>
        </w:r>
      </w:del>
      <w:r>
        <w:rPr>
          <w:noProof/>
        </w:rPr>
        <w:fldChar w:fldCharType="end"/>
      </w:r>
      <w:r>
        <w:t>:</w:t>
      </w:r>
    </w:p>
    <w:p w14:paraId="2916418E" w14:textId="77777777" w:rsidR="00CA2EC7" w:rsidRDefault="00BF4F3D">
      <w:pPr>
        <w:pStyle w:val="NumberedList"/>
        <w:numPr>
          <w:ilvl w:val="0"/>
          <w:numId w:val="65"/>
        </w:numPr>
      </w:pPr>
      <w:r>
        <w:t>Elements Section – Contains QDM elements that the user can add to the patient history.</w:t>
      </w:r>
    </w:p>
    <w:p w14:paraId="55DDB894" w14:textId="77777777" w:rsidR="00CA2EC7" w:rsidRDefault="00BF4F3D">
      <w:pPr>
        <w:pStyle w:val="NumberedList"/>
      </w:pPr>
      <w:r>
        <w:t>QDM Element – Shows a condensed summary of a QDM element.</w:t>
      </w:r>
    </w:p>
    <w:p w14:paraId="35FEF75C" w14:textId="77777777" w:rsidR="00CA2EC7" w:rsidRDefault="00BF4F3D">
      <w:pPr>
        <w:pStyle w:val="NumberedList"/>
      </w:pPr>
      <w:r>
        <w:t>Expand/Collapse Details – Allows hiding or expanding the details of an element.</w:t>
      </w:r>
    </w:p>
    <w:p w14:paraId="116445FD" w14:textId="77777777" w:rsidR="00CA2EC7" w:rsidRDefault="00BF4F3D">
      <w:pPr>
        <w:pStyle w:val="NumberedList"/>
      </w:pPr>
      <w:r>
        <w:t>Start Date/Time – Allows setting the start date/time for an element.</w:t>
      </w:r>
    </w:p>
    <w:p w14:paraId="4EDDABEA" w14:textId="77777777" w:rsidR="00CA2EC7" w:rsidRDefault="00BF4F3D">
      <w:pPr>
        <w:pStyle w:val="NumberedList"/>
      </w:pPr>
      <w:r>
        <w:t>End Date/Time – Allows setting the end date/time for an element. The checkbox allows specifying that the end date/time is undefined (ongoing event).</w:t>
      </w:r>
    </w:p>
    <w:p w14:paraId="291901E8" w14:textId="77777777" w:rsidR="00CA2EC7" w:rsidRDefault="00BF4F3D">
      <w:pPr>
        <w:pStyle w:val="NumberedList"/>
      </w:pPr>
      <w:r>
        <w:t>Codes Section – Allows adding codes to the element. Note that Bonnie will automatically find an appropriate code and add it.</w:t>
      </w:r>
    </w:p>
    <w:p w14:paraId="3F6AE936" w14:textId="77777777"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381A4D9" w14:textId="77777777" w:rsidR="00CA2EC7" w:rsidRDefault="00BF4F3D">
      <w:pPr>
        <w:pStyle w:val="NumberedList"/>
      </w:pPr>
      <w:r>
        <w:t>Fields Section – Allows adding fields to the element (i.e., ordinality).</w:t>
      </w:r>
    </w:p>
    <w:p w14:paraId="1F9DBF59" w14:textId="77777777" w:rsidR="00CA2EC7" w:rsidRDefault="00BF4F3D">
      <w:pPr>
        <w:pStyle w:val="NumberedList"/>
      </w:pPr>
      <w:r>
        <w:t>Negation Section – Allows indicating that the element is not done with a reason.</w:t>
      </w:r>
    </w:p>
    <w:p w14:paraId="01C27AC0" w14:textId="77777777" w:rsidR="00CA2EC7" w:rsidRDefault="00BF4F3D">
      <w:pPr>
        <w:pStyle w:val="NumberedList"/>
      </w:pPr>
      <w:r>
        <w:t>Delete Button – Allows deleting an element from the patient history.</w:t>
      </w:r>
    </w:p>
    <w:p w14:paraId="1CEBBAD2" w14:textId="77777777" w:rsidR="00CA2EC7" w:rsidRDefault="00BF4F3D">
      <w:pPr>
        <w:pStyle w:val="NumberedListLast"/>
        <w:spacing w:after="240"/>
      </w:pPr>
      <w:r>
        <w:t>CQL Calculation Results – Shows the results for each of the populations.</w:t>
      </w:r>
    </w:p>
    <w:p w14:paraId="1A6ABE12" w14:textId="77777777" w:rsidR="00CA2EC7" w:rsidRDefault="00BF4F3D">
      <w:pPr>
        <w:pStyle w:val="Figure"/>
        <w:rPr>
          <w:b w:val="0"/>
        </w:rPr>
      </w:pPr>
      <w:r>
        <w:rPr>
          <w:noProof/>
        </w:rPr>
        <w:lastRenderedPageBreak/>
        <w:t xml:space="preserve"> </w:t>
      </w:r>
      <w:r>
        <w:rPr>
          <w:noProof/>
        </w:rPr>
        <w:drawing>
          <wp:inline distT="0" distB="0" distL="0" distR="0" wp14:anchorId="030B26D7" wp14:editId="5DDDC591">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4809744"/>
                    </a:xfrm>
                    <a:prstGeom prst="rect">
                      <a:avLst/>
                    </a:prstGeom>
                  </pic:spPr>
                </pic:pic>
              </a:graphicData>
            </a:graphic>
          </wp:inline>
        </w:drawing>
      </w:r>
    </w:p>
    <w:p w14:paraId="0C0A705D" w14:textId="4189F26D" w:rsidR="00CA2EC7" w:rsidRDefault="00BF4F3D">
      <w:pPr>
        <w:pStyle w:val="FigureCaption"/>
      </w:pPr>
      <w:bookmarkStart w:id="965" w:name="_Ref440365146"/>
      <w:bookmarkStart w:id="966" w:name="_Toc495299537"/>
      <w:bookmarkStart w:id="967" w:name="_Toc511735484"/>
      <w:r>
        <w:t xml:space="preserve">Figure </w:t>
      </w:r>
      <w:r>
        <w:fldChar w:fldCharType="begin"/>
      </w:r>
      <w:r>
        <w:instrText xml:space="preserve"> SEQ Figure \* ARABIC </w:instrText>
      </w:r>
      <w:r>
        <w:fldChar w:fldCharType="separate"/>
      </w:r>
      <w:ins w:id="968" w:author="Lizzie Charbonneau" w:date="2018-04-17T13:35:00Z">
        <w:r w:rsidR="00F97739">
          <w:rPr>
            <w:noProof/>
          </w:rPr>
          <w:t>18</w:t>
        </w:r>
      </w:ins>
      <w:del w:id="969" w:author="Lizzie Charbonneau" w:date="2018-04-17T12:52:00Z">
        <w:r w:rsidR="002C6EB8" w:rsidDel="00A868FD">
          <w:rPr>
            <w:noProof/>
          </w:rPr>
          <w:delText>16</w:delText>
        </w:r>
      </w:del>
      <w:r>
        <w:rPr>
          <w:noProof/>
        </w:rPr>
        <w:fldChar w:fldCharType="end"/>
      </w:r>
      <w:bookmarkEnd w:id="965"/>
      <w:r>
        <w:t>. Building Patient History, Including Edit Clinical Element View</w:t>
      </w:r>
      <w:bookmarkEnd w:id="966"/>
      <w:bookmarkEnd w:id="967"/>
    </w:p>
    <w:p w14:paraId="07855FA1" w14:textId="77777777"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22B24DAD" w14:textId="56F7D19D" w:rsidR="00CA2EC7" w:rsidRDefault="00BF4F3D">
      <w:r>
        <w:t xml:space="preserve">Several fields in the Edit Clinical Element View can be edited for an event in the patient history using the controls shown in </w:t>
      </w:r>
      <w:r>
        <w:fldChar w:fldCharType="begin"/>
      </w:r>
      <w:r>
        <w:instrText xml:space="preserve"> REF _Ref440365146 </w:instrText>
      </w:r>
      <w:r>
        <w:fldChar w:fldCharType="separate"/>
      </w:r>
      <w:ins w:id="970" w:author="Lizzie Charbonneau" w:date="2018-04-17T13:35:00Z">
        <w:r w:rsidR="00F97739">
          <w:t xml:space="preserve">Figure </w:t>
        </w:r>
        <w:r w:rsidR="00F97739">
          <w:rPr>
            <w:noProof/>
          </w:rPr>
          <w:t>18</w:t>
        </w:r>
      </w:ins>
      <w:del w:id="971" w:author="Lizzie Charbonneau" w:date="2018-04-17T13:35:00Z">
        <w:r w:rsidR="002C6EB8" w:rsidDel="00F97739">
          <w:delText xml:space="preserve">Figure </w:delText>
        </w:r>
        <w:r w:rsidR="002C6EB8" w:rsidDel="00F97739">
          <w:rPr>
            <w:noProof/>
          </w:rPr>
          <w:delText>16</w:delText>
        </w:r>
      </w:del>
      <w:r>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2D5AA371" w14:textId="77777777" w:rsidR="00CA2EC7" w:rsidRDefault="00BF4F3D">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093CE55E" w14:textId="77777777"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00380D49" w14:textId="77777777"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01625D99" w14:textId="77777777" w:rsidR="00CA2EC7" w:rsidRDefault="00BF4F3D">
      <w:pPr>
        <w:pStyle w:val="Heading3"/>
      </w:pPr>
      <w:bookmarkStart w:id="972" w:name="_Toc495298964"/>
      <w:bookmarkStart w:id="973" w:name="_Toc511735462"/>
      <w:r>
        <w:t>Patient History Items that Are Related to Past Items</w:t>
      </w:r>
      <w:bookmarkEnd w:id="972"/>
      <w:bookmarkEnd w:id="973"/>
    </w:p>
    <w:p w14:paraId="35AD7347" w14:textId="7F3FDD5D"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fldChar w:fldCharType="begin"/>
      </w:r>
      <w:r>
        <w:instrText xml:space="preserve"> REF _Ref440365324 </w:instrText>
      </w:r>
      <w:r>
        <w:fldChar w:fldCharType="separate"/>
      </w:r>
      <w:ins w:id="974" w:author="Lizzie Charbonneau" w:date="2018-04-17T13:35:00Z">
        <w:r w:rsidR="00F97739">
          <w:t xml:space="preserve">Figure </w:t>
        </w:r>
        <w:r w:rsidR="00F97739">
          <w:rPr>
            <w:noProof/>
          </w:rPr>
          <w:t>19</w:t>
        </w:r>
      </w:ins>
      <w:del w:id="975" w:author="Lizzie Charbonneau" w:date="2018-04-17T13:35:00Z">
        <w:r w:rsidR="002C6EB8" w:rsidDel="00F97739">
          <w:delText xml:space="preserve">Figure </w:delText>
        </w:r>
        <w:r w:rsidR="002C6EB8" w:rsidDel="00F97739">
          <w:rPr>
            <w:noProof/>
          </w:rPr>
          <w:delText>17</w:delText>
        </w:r>
      </w:del>
      <w:r>
        <w:rPr>
          <w:noProof/>
        </w:rPr>
        <w:fldChar w:fldCharType="end"/>
      </w:r>
      <w:r>
        <w:t>.</w:t>
      </w:r>
    </w:p>
    <w:p w14:paraId="5A2C3196" w14:textId="77777777" w:rsidR="00CA2EC7" w:rsidRDefault="00BF4F3D">
      <w:pPr>
        <w:pStyle w:val="Figure"/>
        <w:rPr>
          <w:b w:val="0"/>
        </w:rPr>
      </w:pPr>
      <w:r>
        <w:rPr>
          <w:noProof/>
        </w:rPr>
        <w:drawing>
          <wp:inline distT="0" distB="0" distL="0" distR="0" wp14:anchorId="1FF1461D" wp14:editId="061B896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50"/>
                    <a:stretch>
                      <a:fillRect/>
                    </a:stretch>
                  </pic:blipFill>
                  <pic:spPr>
                    <a:xfrm>
                      <a:off x="0" y="0"/>
                      <a:ext cx="4829175" cy="876300"/>
                    </a:xfrm>
                    <a:prstGeom prst="rect">
                      <a:avLst/>
                    </a:prstGeom>
                  </pic:spPr>
                </pic:pic>
              </a:graphicData>
            </a:graphic>
          </wp:inline>
        </w:drawing>
      </w:r>
    </w:p>
    <w:p w14:paraId="6C772EE4" w14:textId="30C42B72" w:rsidR="00CA2EC7" w:rsidRDefault="00BF4F3D">
      <w:pPr>
        <w:pStyle w:val="FigureCaption"/>
      </w:pPr>
      <w:bookmarkStart w:id="976" w:name="_Ref440365324"/>
      <w:bookmarkStart w:id="977" w:name="_Toc495299538"/>
      <w:bookmarkStart w:id="978" w:name="_Toc511735485"/>
      <w:r>
        <w:t xml:space="preserve">Figure </w:t>
      </w:r>
      <w:r>
        <w:fldChar w:fldCharType="begin"/>
      </w:r>
      <w:r>
        <w:instrText xml:space="preserve"> SEQ Figure \* ARABIC </w:instrText>
      </w:r>
      <w:r>
        <w:fldChar w:fldCharType="separate"/>
      </w:r>
      <w:ins w:id="979" w:author="Lizzie Charbonneau" w:date="2018-04-17T13:35:00Z">
        <w:r w:rsidR="00F97739">
          <w:rPr>
            <w:noProof/>
          </w:rPr>
          <w:t>19</w:t>
        </w:r>
      </w:ins>
      <w:del w:id="980" w:author="Lizzie Charbonneau" w:date="2018-04-17T12:52:00Z">
        <w:r w:rsidR="002C6EB8" w:rsidDel="00A868FD">
          <w:rPr>
            <w:noProof/>
          </w:rPr>
          <w:delText>17</w:delText>
        </w:r>
      </w:del>
      <w:r>
        <w:rPr>
          <w:noProof/>
        </w:rPr>
        <w:fldChar w:fldCharType="end"/>
      </w:r>
      <w:bookmarkEnd w:id="976"/>
      <w:r>
        <w:t>. References Section of the Patient History Builder</w:t>
      </w:r>
      <w:bookmarkEnd w:id="977"/>
      <w:bookmarkEnd w:id="978"/>
    </w:p>
    <w:p w14:paraId="334ED425" w14:textId="77777777" w:rsidR="00CA2EC7" w:rsidRDefault="00BF4F3D">
      <w:pPr>
        <w:pStyle w:val="Heading2"/>
      </w:pPr>
      <w:bookmarkStart w:id="981" w:name="_Toc495298966"/>
      <w:bookmarkStart w:id="982" w:name="_Toc511735463"/>
      <w:r>
        <w:t>Incremental Calculation</w:t>
      </w:r>
      <w:bookmarkEnd w:id="981"/>
      <w:bookmarkEnd w:id="982"/>
    </w:p>
    <w:p w14:paraId="722D57E5" w14:textId="77777777"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5091DED5" w14:textId="6F2491FC" w:rsidR="00CA2EC7" w:rsidRDefault="00BF4F3D">
      <w:r>
        <w:t xml:space="preserve">The logic section continuously displays the results of calculating the patient against the measure by means of the logic highlighting described in </w:t>
      </w:r>
      <w:r>
        <w:fldChar w:fldCharType="begin"/>
      </w:r>
      <w:r>
        <w:instrText xml:space="preserve"> REF _Ref459100814 </w:instrText>
      </w:r>
      <w:r>
        <w:fldChar w:fldCharType="separate"/>
      </w:r>
      <w:ins w:id="983" w:author="Lizzie Charbonneau" w:date="2018-04-17T13:35:00Z">
        <w:r w:rsidR="00F97739">
          <w:t xml:space="preserve">Figure </w:t>
        </w:r>
        <w:r w:rsidR="00F97739">
          <w:rPr>
            <w:noProof/>
          </w:rPr>
          <w:t>14</w:t>
        </w:r>
      </w:ins>
      <w:del w:id="984" w:author="Lizzie Charbonneau" w:date="2018-04-17T13:35:00Z">
        <w:r w:rsidR="002C6EB8" w:rsidDel="00F97739">
          <w:delText xml:space="preserve">Figure </w:delText>
        </w:r>
        <w:r w:rsidR="002C6EB8" w:rsidDel="00F97739">
          <w:rPr>
            <w:noProof/>
          </w:rPr>
          <w:delText>12</w:delText>
        </w:r>
      </w:del>
      <w:r>
        <w:rPr>
          <w:noProof/>
        </w:rPr>
        <w:fldChar w:fldCharType="end"/>
      </w:r>
      <w:r>
        <w:t xml:space="preserve"> and </w:t>
      </w:r>
      <w:r>
        <w:fldChar w:fldCharType="begin"/>
      </w:r>
      <w:r>
        <w:instrText xml:space="preserve"> REF _Ref459100823 </w:instrText>
      </w:r>
      <w:r>
        <w:fldChar w:fldCharType="separate"/>
      </w:r>
      <w:ins w:id="985" w:author="Lizzie Charbonneau" w:date="2018-04-17T13:35:00Z">
        <w:r w:rsidR="00F97739">
          <w:t xml:space="preserve">Figure </w:t>
        </w:r>
        <w:r w:rsidR="00F97739">
          <w:rPr>
            <w:noProof/>
          </w:rPr>
          <w:t>15</w:t>
        </w:r>
      </w:ins>
      <w:del w:id="986" w:author="Lizzie Charbonneau" w:date="2018-04-17T13:35:00Z">
        <w:r w:rsidR="002C6EB8" w:rsidDel="00F97739">
          <w:delText xml:space="preserve">Figure </w:delText>
        </w:r>
        <w:r w:rsidR="002C6EB8" w:rsidDel="00F97739">
          <w:rPr>
            <w:noProof/>
          </w:rPr>
          <w:delText>13</w:delText>
        </w:r>
      </w:del>
      <w:r>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071E67ED" w14:textId="77777777"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34859AB5" w14:textId="77777777" w:rsidR="00CA2EC7" w:rsidRDefault="00CA2EC7"/>
    <w:p w14:paraId="048CE0A8" w14:textId="77777777" w:rsidR="00CA2EC7" w:rsidRDefault="00CA2EC7">
      <w:pPr>
        <w:sectPr w:rsidR="00CA2EC7">
          <w:headerReference w:type="first" r:id="rId51"/>
          <w:footerReference w:type="first" r:id="rId52"/>
          <w:pgSz w:w="12240" w:h="15840" w:code="1"/>
          <w:pgMar w:top="1440" w:right="1440" w:bottom="1440" w:left="1440" w:header="504" w:footer="504" w:gutter="0"/>
          <w:cols w:space="720"/>
          <w:titlePg/>
          <w:docGrid w:linePitch="360"/>
        </w:sectPr>
      </w:pPr>
    </w:p>
    <w:p w14:paraId="2B934AC6" w14:textId="77777777" w:rsidR="00CA2EC7" w:rsidRDefault="00BF4F3D">
      <w:pPr>
        <w:pStyle w:val="Heading1"/>
      </w:pPr>
      <w:bookmarkStart w:id="987" w:name="_Toc465345893"/>
      <w:bookmarkStart w:id="988" w:name="_Toc495298969"/>
      <w:bookmarkStart w:id="989" w:name="_Toc511735464"/>
      <w:bookmarkEnd w:id="987"/>
      <w:r>
        <w:lastRenderedPageBreak/>
        <w:t>Feedback and Support</w:t>
      </w:r>
      <w:bookmarkEnd w:id="988"/>
      <w:bookmarkEnd w:id="989"/>
    </w:p>
    <w:p w14:paraId="4CA85B2E" w14:textId="77777777"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r>
        <w:fldChar w:fldCharType="begin"/>
      </w:r>
      <w:r>
        <w:instrText xml:space="preserve"> HYPERLINK "http://jira.oncprojectracking.org/browse/BONNIE" \o "Bonnie Tracker on ONC Jira" </w:instrText>
      </w:r>
      <w:ins w:id="990" w:author="Lizzie Charbonneau" w:date="2018-04-17T12:41:00Z"/>
      <w:r>
        <w:fldChar w:fldCharType="separate"/>
      </w:r>
      <w:r>
        <w:rPr>
          <w:rStyle w:val="Hyperlink"/>
        </w:rPr>
        <w:t>http://jira.oncprojectracking.org/browse/BONNIE</w:t>
      </w:r>
      <w:r>
        <w:rPr>
          <w:rStyle w:val="Hyperlink"/>
        </w:rPr>
        <w:fldChar w:fldCharType="end"/>
      </w:r>
    </w:p>
    <w:p w14:paraId="71BED7F6" w14:textId="77777777"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r>
        <w:fldChar w:fldCharType="begin"/>
      </w:r>
      <w:r>
        <w:instrText xml:space="preserve"> HYPERLINK "mailto:bonnie-feedback-list@lists.mitre.org" </w:instrText>
      </w:r>
      <w:ins w:id="991" w:author="Lizzie Charbonneau" w:date="2018-04-17T12:41:00Z"/>
      <w:r>
        <w:fldChar w:fldCharType="separate"/>
      </w:r>
      <w:r>
        <w:rPr>
          <w:rStyle w:val="Hyperlink"/>
        </w:rPr>
        <w:t>bonnie-feedback-list@lists.mitre.org</w:t>
      </w:r>
      <w:r>
        <w:rPr>
          <w:rStyle w:val="Hyperlink"/>
        </w:rPr>
        <w:fldChar w:fldCharType="end"/>
      </w:r>
      <w:r>
        <w:t>. The Bonnie feedback list email can be accessed using the “Contact” link in the main Bonnie navigation menu at the top of every page.</w:t>
      </w:r>
    </w:p>
    <w:p w14:paraId="416FF9EB" w14:textId="4468CD2A"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fldChar w:fldCharType="begin"/>
      </w:r>
      <w:r>
        <w:instrText xml:space="preserve"> REF _Ref459099283 </w:instrText>
      </w:r>
      <w:r>
        <w:fldChar w:fldCharType="separate"/>
      </w:r>
      <w:ins w:id="992" w:author="Lizzie Charbonneau" w:date="2018-04-17T13:35:00Z">
        <w:r w:rsidR="00F97739">
          <w:t xml:space="preserve">Figure </w:t>
        </w:r>
        <w:r w:rsidR="00F97739">
          <w:rPr>
            <w:noProof/>
          </w:rPr>
          <w:t>20</w:t>
        </w:r>
      </w:ins>
      <w:del w:id="993" w:author="Lizzie Charbonneau" w:date="2018-04-17T13:35:00Z">
        <w:r w:rsidR="002C6EB8" w:rsidDel="00F97739">
          <w:delText xml:space="preserve">Figure </w:delText>
        </w:r>
        <w:r w:rsidR="002C6EB8" w:rsidDel="00F97739">
          <w:rPr>
            <w:noProof/>
          </w:rPr>
          <w:delText>18</w:delText>
        </w:r>
      </w:del>
      <w:r>
        <w:rPr>
          <w:noProof/>
        </w:rPr>
        <w:fldChar w:fldCharType="end"/>
      </w:r>
      <w:r>
        <w:t xml:space="preserve"> or the User Group option in the Help menu in the application header shown in </w:t>
      </w:r>
      <w:r>
        <w:fldChar w:fldCharType="begin"/>
      </w:r>
      <w:r>
        <w:instrText xml:space="preserve"> REF _Ref459099293 </w:instrText>
      </w:r>
      <w:r>
        <w:fldChar w:fldCharType="separate"/>
      </w:r>
      <w:ins w:id="994" w:author="Lizzie Charbonneau" w:date="2018-04-17T13:35:00Z">
        <w:r w:rsidR="00F97739">
          <w:t xml:space="preserve">Figure </w:t>
        </w:r>
        <w:r w:rsidR="00F97739">
          <w:rPr>
            <w:noProof/>
          </w:rPr>
          <w:t>21</w:t>
        </w:r>
      </w:ins>
      <w:del w:id="995" w:author="Lizzie Charbonneau" w:date="2018-04-17T13:35:00Z">
        <w:r w:rsidR="002C6EB8" w:rsidDel="00F97739">
          <w:delText xml:space="preserve">Figure </w:delText>
        </w:r>
        <w:r w:rsidR="002C6EB8" w:rsidDel="00F97739">
          <w:rPr>
            <w:noProof/>
          </w:rPr>
          <w:delText>19</w:delText>
        </w:r>
      </w:del>
      <w:r>
        <w:rPr>
          <w:noProof/>
        </w:rPr>
        <w:fldChar w:fldCharType="end"/>
      </w:r>
      <w:r>
        <w:t>.</w:t>
      </w:r>
    </w:p>
    <w:p w14:paraId="7FD38874" w14:textId="77777777" w:rsidR="00CA2EC7" w:rsidRDefault="00BF4F3D">
      <w:pPr>
        <w:pStyle w:val="Figure"/>
        <w:rPr>
          <w:b w:val="0"/>
        </w:rPr>
      </w:pPr>
      <w:r>
        <w:rPr>
          <w:noProof/>
        </w:rPr>
        <w:drawing>
          <wp:inline distT="0" distB="0" distL="0" distR="0" wp14:anchorId="6971DC3F" wp14:editId="501B5BD1">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7126D368" w14:textId="0E2AAA42" w:rsidR="00CA2EC7" w:rsidRDefault="00BF4F3D">
      <w:pPr>
        <w:pStyle w:val="FigureCaption"/>
      </w:pPr>
      <w:bookmarkStart w:id="996" w:name="_Ref459099283"/>
      <w:bookmarkStart w:id="997" w:name="_Toc495299545"/>
      <w:bookmarkStart w:id="998" w:name="_Toc511735486"/>
      <w:r>
        <w:t xml:space="preserve">Figure </w:t>
      </w:r>
      <w:r>
        <w:fldChar w:fldCharType="begin"/>
      </w:r>
      <w:r>
        <w:instrText xml:space="preserve"> SEQ Figure \* ARABIC </w:instrText>
      </w:r>
      <w:r>
        <w:fldChar w:fldCharType="separate"/>
      </w:r>
      <w:ins w:id="999" w:author="Lizzie Charbonneau" w:date="2018-04-17T13:35:00Z">
        <w:r w:rsidR="00F97739">
          <w:rPr>
            <w:noProof/>
          </w:rPr>
          <w:t>20</w:t>
        </w:r>
      </w:ins>
      <w:del w:id="1000" w:author="Lizzie Charbonneau" w:date="2018-04-17T12:52:00Z">
        <w:r w:rsidR="002C6EB8" w:rsidDel="00A868FD">
          <w:rPr>
            <w:noProof/>
          </w:rPr>
          <w:delText>18</w:delText>
        </w:r>
      </w:del>
      <w:r>
        <w:rPr>
          <w:noProof/>
        </w:rPr>
        <w:fldChar w:fldCharType="end"/>
      </w:r>
      <w:bookmarkEnd w:id="996"/>
      <w:r>
        <w:t>. User Group Link on Bonnie Splash Page</w:t>
      </w:r>
      <w:bookmarkEnd w:id="997"/>
      <w:bookmarkEnd w:id="998"/>
    </w:p>
    <w:p w14:paraId="798933FD" w14:textId="77777777" w:rsidR="00CA2EC7" w:rsidRDefault="00BF4F3D">
      <w:pPr>
        <w:pStyle w:val="Figure"/>
        <w:rPr>
          <w:b w:val="0"/>
        </w:rPr>
      </w:pPr>
      <w:r>
        <w:rPr>
          <w:noProof/>
        </w:rPr>
        <w:drawing>
          <wp:inline distT="0" distB="0" distL="0" distR="0" wp14:anchorId="449E2F3A" wp14:editId="038696CC">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1F9C70D1" w14:textId="27ABC5CE" w:rsidR="00CA2EC7" w:rsidRDefault="00BF4F3D">
      <w:pPr>
        <w:pStyle w:val="FigureCaption"/>
      </w:pPr>
      <w:bookmarkStart w:id="1001" w:name="_Ref459099293"/>
      <w:bookmarkStart w:id="1002" w:name="_Toc511735487"/>
      <w:r>
        <w:t xml:space="preserve">Figure </w:t>
      </w:r>
      <w:r>
        <w:fldChar w:fldCharType="begin"/>
      </w:r>
      <w:r>
        <w:instrText xml:space="preserve"> SEQ Figure \* ARABIC </w:instrText>
      </w:r>
      <w:r>
        <w:fldChar w:fldCharType="separate"/>
      </w:r>
      <w:ins w:id="1003" w:author="Lizzie Charbonneau" w:date="2018-04-17T13:35:00Z">
        <w:r w:rsidR="00F97739">
          <w:rPr>
            <w:noProof/>
          </w:rPr>
          <w:t>21</w:t>
        </w:r>
      </w:ins>
      <w:del w:id="1004" w:author="Lizzie Charbonneau" w:date="2018-04-17T12:52:00Z">
        <w:r w:rsidR="002C6EB8" w:rsidDel="00A868FD">
          <w:rPr>
            <w:noProof/>
          </w:rPr>
          <w:delText>19</w:delText>
        </w:r>
      </w:del>
      <w:r>
        <w:rPr>
          <w:noProof/>
        </w:rPr>
        <w:fldChar w:fldCharType="end"/>
      </w:r>
      <w:bookmarkEnd w:id="1001"/>
      <w:r>
        <w:t>. User Group Link in the Application Header</w:t>
      </w:r>
      <w:bookmarkEnd w:id="1002"/>
    </w:p>
    <w:p w14:paraId="4FA0B7CC" w14:textId="77777777" w:rsidR="00CA2EC7" w:rsidRDefault="00CA2EC7">
      <w:pPr>
        <w:sectPr w:rsidR="00CA2EC7">
          <w:headerReference w:type="first" r:id="rId55"/>
          <w:footerReference w:type="first" r:id="rId56"/>
          <w:pgSz w:w="12240" w:h="15840" w:code="1"/>
          <w:pgMar w:top="1440" w:right="1440" w:bottom="1440" w:left="1440" w:header="504" w:footer="504" w:gutter="0"/>
          <w:cols w:space="720"/>
          <w:titlePg/>
          <w:docGrid w:linePitch="360"/>
        </w:sectPr>
      </w:pPr>
    </w:p>
    <w:p w14:paraId="63B7FDF3" w14:textId="77777777" w:rsidR="00CA2EC7" w:rsidRDefault="00BF4F3D">
      <w:pPr>
        <w:pStyle w:val="Heading1"/>
      </w:pPr>
      <w:bookmarkStart w:id="1005" w:name="_Toc495298970"/>
      <w:bookmarkStart w:id="1006" w:name="_Toc511735465"/>
      <w:r>
        <w:lastRenderedPageBreak/>
        <w:t>Frequently Asked Questions</w:t>
      </w:r>
      <w:bookmarkEnd w:id="1005"/>
      <w:bookmarkEnd w:id="1006"/>
    </w:p>
    <w:p w14:paraId="24964240" w14:textId="77777777" w:rsidR="00CA2EC7" w:rsidRDefault="00BF4F3D">
      <w:pPr>
        <w:pStyle w:val="FAQ"/>
      </w:pPr>
      <w:r>
        <w:t>Does Bonnie replace Cypress or is it an alternative to Cypress for certification?</w:t>
      </w:r>
    </w:p>
    <w:p w14:paraId="3378451A" w14:textId="77777777" w:rsidR="00CA2EC7" w:rsidRDefault="00BF4F3D">
      <w:r>
        <w:t>No. Bonnie is a testing tool for measure developers to test measures as they are being authored, while Cypress is the Meaningful Use certification tool. Bonnie cannot be used for Meaningful Use certification for vendors.</w:t>
      </w:r>
    </w:p>
    <w:p w14:paraId="27FFC499" w14:textId="77777777"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1A25E65E" w14:textId="77777777" w:rsidR="00CA2EC7" w:rsidRDefault="00BF4F3D">
      <w:pPr>
        <w:pStyle w:val="FAQ"/>
      </w:pPr>
      <w:r>
        <w:t>Can I export patient records from Bonnie?</w:t>
      </w:r>
    </w:p>
    <w:p w14:paraId="3B03743F" w14:textId="77777777" w:rsidR="00CA2EC7" w:rsidRDefault="00BF4F3D">
      <w:r>
        <w:t>Users can export test patients constructed using Bonnie in a human-readable (HTML) format and in the QRDA Category 1 format.</w:t>
      </w:r>
    </w:p>
    <w:p w14:paraId="0E8F7566" w14:textId="77777777" w:rsidR="00CA2EC7" w:rsidRDefault="00BF4F3D">
      <w:pPr>
        <w:pStyle w:val="FAQ"/>
      </w:pPr>
      <w:r>
        <w:t>Can I load patient records into Bonnie?</w:t>
      </w:r>
    </w:p>
    <w:p w14:paraId="30977BBC" w14:textId="77777777" w:rsidR="00CA2EC7" w:rsidRDefault="00BF4F3D">
      <w:r>
        <w:t>Currently, Bonnie does not support loading patient records into the tool. If you would like to calculate clinical quality measures using existing patients, the popHealth tool may be a better solution.</w:t>
      </w:r>
    </w:p>
    <w:p w14:paraId="3E729F2F" w14:textId="77777777" w:rsidR="00CA2EC7" w:rsidRDefault="00BF4F3D">
      <w:pPr>
        <w:pStyle w:val="FAQ"/>
      </w:pPr>
      <w:r>
        <w:t>Does Bonnie automatically generate patient records?</w:t>
      </w:r>
    </w:p>
    <w:p w14:paraId="4E519747" w14:textId="77777777"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2B256A64" w14:textId="77777777" w:rsidR="00CA2EC7" w:rsidRDefault="00BF4F3D">
      <w:pPr>
        <w:pStyle w:val="FAQ"/>
      </w:pPr>
      <w:r>
        <w:t>My patient does not match the logic of the Initial Population. Why is the patient passing?</w:t>
      </w:r>
    </w:p>
    <w:p w14:paraId="556F51DF" w14:textId="77777777"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2AA4C628" w14:textId="77777777"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0E52C6D3" w14:textId="77777777" w:rsidR="00CA2EC7" w:rsidRDefault="00BF4F3D">
      <w:pPr>
        <w:pStyle w:val="FAQ"/>
      </w:pPr>
      <w:r>
        <w:lastRenderedPageBreak/>
        <w:t>Where can I get help with Bonnie?</w:t>
      </w:r>
    </w:p>
    <w:p w14:paraId="18A23B69" w14:textId="77777777"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22CDEBCF" w14:textId="77777777" w:rsidR="00CA2EC7" w:rsidRDefault="00BF4F3D">
      <w:pPr>
        <w:pStyle w:val="FAQ"/>
      </w:pPr>
      <w:r>
        <w:t>What measure formats can I load into the Bonnie tool?</w:t>
      </w:r>
    </w:p>
    <w:p w14:paraId="50DC34AC" w14:textId="77777777" w:rsidR="00CA2EC7" w:rsidRDefault="00BF4F3D">
      <w:r>
        <w:t>The Bonnie application can load CQL measure packages from the Measure Authoring Tool using the QDM 5.3 model. Note that when loading, you will need a National Library of Medicine (NLM) Value Set Authority Center (VSAC) account (</w:t>
      </w:r>
      <w:r>
        <w:fldChar w:fldCharType="begin"/>
      </w:r>
      <w:r>
        <w:instrText xml:space="preserve"> HYPERLINK "https://uts.nlm.nih.gov/license.html" \o "VSAC account access" </w:instrText>
      </w:r>
      <w:ins w:id="1007" w:author="Lizzie Charbonneau" w:date="2018-04-17T12:41:00Z"/>
      <w:r>
        <w:fldChar w:fldCharType="separate"/>
      </w:r>
      <w:r>
        <w:rPr>
          <w:rStyle w:val="Hyperlink"/>
        </w:rPr>
        <w:t>https://uts.nlm.nih.gov/license.html</w:t>
      </w:r>
      <w:r>
        <w:rPr>
          <w:rStyle w:val="Hyperlink"/>
        </w:rPr>
        <w:fldChar w:fldCharType="end"/>
      </w:r>
      <w:r>
        <w:t>) to download the value sets associated with the measure.</w:t>
      </w:r>
    </w:p>
    <w:p w14:paraId="2ADD8779" w14:textId="77777777" w:rsidR="00CA2EC7" w:rsidRDefault="00BF4F3D">
      <w:pPr>
        <w:pStyle w:val="FAQ"/>
      </w:pPr>
      <w:r>
        <w:t>Do I have to be a measure developer to use the Bonnie tool?</w:t>
      </w:r>
    </w:p>
    <w:p w14:paraId="0FA2F065" w14:textId="77777777" w:rsidR="00CA2EC7" w:rsidRDefault="00BF4F3D">
      <w:r>
        <w:t>No. Anyone can sign up for a Bonnie account using the register link on the login page.</w:t>
      </w:r>
    </w:p>
    <w:p w14:paraId="78ED1872" w14:textId="77777777" w:rsidR="00CA2EC7" w:rsidRDefault="00BF4F3D">
      <w:pPr>
        <w:pStyle w:val="FAQ"/>
      </w:pPr>
      <w:r>
        <w:t>Do I need to be a Measure Authoring Tool user to use the Bonnie tool?</w:t>
      </w:r>
    </w:p>
    <w:p w14:paraId="3ACFD1BD" w14:textId="77777777"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14:paraId="51AE111B" w14:textId="77777777" w:rsidR="00CA2EC7" w:rsidRDefault="00BF4F3D">
      <w:pPr>
        <w:pStyle w:val="FAQ"/>
      </w:pPr>
      <w:r>
        <w:t>Can Bonnie be used to calculate the results for a large number of patient records?</w:t>
      </w:r>
    </w:p>
    <w:p w14:paraId="1DD323A9" w14:textId="77777777" w:rsidR="00CA2EC7" w:rsidRDefault="00BF4F3D">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368"/>
      <w:bookmarkEnd w:id="369"/>
      <w:bookmarkEnd w:id="370"/>
      <w:bookmarkEnd w:id="371"/>
      <w:bookmarkEnd w:id="372"/>
      <w:bookmarkEnd w:id="380"/>
    </w:p>
    <w:p w14:paraId="480BBE9F" w14:textId="77777777" w:rsidR="00CA2EC7" w:rsidRDefault="00CA2EC7">
      <w:pPr>
        <w:pStyle w:val="Reference"/>
        <w:sectPr w:rsidR="00CA2EC7">
          <w:pgSz w:w="12240" w:h="15840" w:code="1"/>
          <w:pgMar w:top="1440" w:right="1440" w:bottom="1440" w:left="1440" w:header="504" w:footer="504" w:gutter="0"/>
          <w:cols w:space="720"/>
          <w:titlePg/>
          <w:docGrid w:linePitch="360"/>
        </w:sectPr>
      </w:pPr>
    </w:p>
    <w:p w14:paraId="059CA465" w14:textId="77777777" w:rsidR="00CA2EC7" w:rsidRDefault="00BF4F3D">
      <w:pPr>
        <w:pStyle w:val="BackMatterHeading"/>
        <w:spacing w:after="120"/>
      </w:pPr>
      <w:bookmarkStart w:id="1008" w:name="_Toc495298971"/>
      <w:bookmarkStart w:id="1009" w:name="_Toc511735466"/>
      <w:r>
        <w:lastRenderedPageBreak/>
        <w:t>Acronyms</w:t>
      </w:r>
      <w:bookmarkEnd w:id="1008"/>
      <w:bookmarkEnd w:id="1009"/>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14:paraId="00F77473" w14:textId="77777777">
        <w:trPr>
          <w:tblHeader/>
        </w:trPr>
        <w:tc>
          <w:tcPr>
            <w:tcW w:w="1305" w:type="dxa"/>
          </w:tcPr>
          <w:p w14:paraId="655B66DE" w14:textId="77777777" w:rsidR="00CA2EC7" w:rsidRDefault="00BF4F3D">
            <w:pPr>
              <w:pStyle w:val="TableColumnHeading"/>
              <w:spacing w:before="0" w:after="120"/>
              <w:rPr>
                <w:color w:val="FFFFFF" w:themeColor="background1"/>
              </w:rPr>
            </w:pPr>
            <w:r>
              <w:rPr>
                <w:color w:val="FFFFFF" w:themeColor="background1"/>
              </w:rPr>
              <w:t>Term</w:t>
            </w:r>
          </w:p>
        </w:tc>
        <w:tc>
          <w:tcPr>
            <w:tcW w:w="8055" w:type="dxa"/>
          </w:tcPr>
          <w:p w14:paraId="7E864AFB" w14:textId="77777777" w:rsidR="00CA2EC7" w:rsidRDefault="00BF4F3D">
            <w:pPr>
              <w:pStyle w:val="TableColumnHeading"/>
              <w:spacing w:before="0" w:after="120"/>
              <w:rPr>
                <w:color w:val="FFFFFF" w:themeColor="background1"/>
              </w:rPr>
            </w:pPr>
            <w:r>
              <w:rPr>
                <w:color w:val="FFFFFF" w:themeColor="background1"/>
              </w:rPr>
              <w:t>Definition</w:t>
            </w:r>
          </w:p>
        </w:tc>
      </w:tr>
      <w:tr w:rsidR="00CA2EC7" w14:paraId="65E1C852" w14:textId="77777777">
        <w:tc>
          <w:tcPr>
            <w:tcW w:w="1305" w:type="dxa"/>
          </w:tcPr>
          <w:p w14:paraId="303B1D98" w14:textId="77777777" w:rsidR="00CA2EC7" w:rsidRDefault="00BF4F3D">
            <w:pPr>
              <w:pStyle w:val="AcronymTerm"/>
            </w:pPr>
            <w:r>
              <w:t>CMS</w:t>
            </w:r>
          </w:p>
        </w:tc>
        <w:tc>
          <w:tcPr>
            <w:tcW w:w="8055" w:type="dxa"/>
          </w:tcPr>
          <w:p w14:paraId="66EB2470" w14:textId="77777777" w:rsidR="00CA2EC7" w:rsidRDefault="00BF4F3D">
            <w:pPr>
              <w:pStyle w:val="AcronymDefinition"/>
            </w:pPr>
            <w:r>
              <w:t>Centers for Medicare &amp; Medicaid Services</w:t>
            </w:r>
          </w:p>
        </w:tc>
      </w:tr>
      <w:tr w:rsidR="00CA2EC7" w14:paraId="75E3E156" w14:textId="77777777">
        <w:tc>
          <w:tcPr>
            <w:tcW w:w="1305" w:type="dxa"/>
          </w:tcPr>
          <w:p w14:paraId="21CEDC0A" w14:textId="77777777" w:rsidR="00CA2EC7" w:rsidRDefault="00BF4F3D">
            <w:pPr>
              <w:pStyle w:val="AcronymTerm"/>
            </w:pPr>
            <w:r>
              <w:t>CQL</w:t>
            </w:r>
          </w:p>
        </w:tc>
        <w:tc>
          <w:tcPr>
            <w:tcW w:w="8055" w:type="dxa"/>
          </w:tcPr>
          <w:p w14:paraId="17DC34D7" w14:textId="77777777" w:rsidR="00CA2EC7" w:rsidRDefault="00BF4F3D">
            <w:pPr>
              <w:pStyle w:val="AcronymDefinition"/>
            </w:pPr>
            <w:r>
              <w:t>Clinical Quality Language</w:t>
            </w:r>
          </w:p>
        </w:tc>
      </w:tr>
      <w:tr w:rsidR="00CA2EC7" w14:paraId="3F44D170" w14:textId="77777777">
        <w:tc>
          <w:tcPr>
            <w:tcW w:w="1305" w:type="dxa"/>
          </w:tcPr>
          <w:p w14:paraId="42489A27" w14:textId="77777777" w:rsidR="00CA2EC7" w:rsidRDefault="00BF4F3D">
            <w:pPr>
              <w:pStyle w:val="AcronymTerm"/>
            </w:pPr>
            <w:r>
              <w:t>CQM</w:t>
            </w:r>
          </w:p>
        </w:tc>
        <w:tc>
          <w:tcPr>
            <w:tcW w:w="8055" w:type="dxa"/>
          </w:tcPr>
          <w:p w14:paraId="764E9205" w14:textId="77777777" w:rsidR="00CA2EC7" w:rsidRDefault="00BF4F3D">
            <w:pPr>
              <w:pStyle w:val="AcronymDefinition"/>
            </w:pPr>
            <w:r>
              <w:t>Clinical Quality Measure</w:t>
            </w:r>
          </w:p>
        </w:tc>
      </w:tr>
      <w:tr w:rsidR="00CA2EC7" w14:paraId="3187ED8E" w14:textId="77777777">
        <w:tc>
          <w:tcPr>
            <w:tcW w:w="1305" w:type="dxa"/>
          </w:tcPr>
          <w:p w14:paraId="4E2386D6" w14:textId="77777777" w:rsidR="00CA2EC7" w:rsidRDefault="00BF4F3D">
            <w:pPr>
              <w:pStyle w:val="AcronymTerm"/>
            </w:pPr>
            <w:r>
              <w:t>eCQM</w:t>
            </w:r>
          </w:p>
        </w:tc>
        <w:tc>
          <w:tcPr>
            <w:tcW w:w="8055" w:type="dxa"/>
          </w:tcPr>
          <w:p w14:paraId="43F88EB7" w14:textId="77777777" w:rsidR="00CA2EC7" w:rsidRDefault="00BF4F3D">
            <w:pPr>
              <w:pStyle w:val="AcronymDefinition"/>
            </w:pPr>
            <w:r>
              <w:t>electronic Clinical Quality Measure</w:t>
            </w:r>
          </w:p>
        </w:tc>
      </w:tr>
      <w:tr w:rsidR="00CA2EC7" w14:paraId="581AA7D6" w14:textId="77777777">
        <w:tc>
          <w:tcPr>
            <w:tcW w:w="1305" w:type="dxa"/>
          </w:tcPr>
          <w:p w14:paraId="46B129B7" w14:textId="77777777" w:rsidR="00CA2EC7" w:rsidRDefault="00BF4F3D">
            <w:pPr>
              <w:pStyle w:val="AcronymTerm"/>
            </w:pPr>
            <w:r>
              <w:t>ED</w:t>
            </w:r>
          </w:p>
        </w:tc>
        <w:tc>
          <w:tcPr>
            <w:tcW w:w="8055" w:type="dxa"/>
          </w:tcPr>
          <w:p w14:paraId="159A361D" w14:textId="77777777" w:rsidR="00CA2EC7" w:rsidRDefault="00BF4F3D">
            <w:pPr>
              <w:pStyle w:val="AcronymDefinition"/>
            </w:pPr>
            <w:r>
              <w:t>Emergency Department</w:t>
            </w:r>
          </w:p>
        </w:tc>
      </w:tr>
      <w:tr w:rsidR="00CA2EC7" w14:paraId="4858CFC7" w14:textId="77777777">
        <w:tc>
          <w:tcPr>
            <w:tcW w:w="1305" w:type="dxa"/>
          </w:tcPr>
          <w:p w14:paraId="11A5AA84" w14:textId="77777777" w:rsidR="00CA2EC7" w:rsidRDefault="00BF4F3D">
            <w:pPr>
              <w:pStyle w:val="AcronymTerm"/>
            </w:pPr>
            <w:r>
              <w:t>EH</w:t>
            </w:r>
          </w:p>
        </w:tc>
        <w:tc>
          <w:tcPr>
            <w:tcW w:w="8055" w:type="dxa"/>
          </w:tcPr>
          <w:p w14:paraId="1B8B4167" w14:textId="77777777" w:rsidR="00CA2EC7" w:rsidRDefault="00BF4F3D">
            <w:pPr>
              <w:pStyle w:val="AcronymDefinition"/>
            </w:pPr>
            <w:r>
              <w:t>Eligible Hospital</w:t>
            </w:r>
          </w:p>
        </w:tc>
      </w:tr>
      <w:tr w:rsidR="00CA2EC7" w14:paraId="36C54E0F" w14:textId="77777777">
        <w:tc>
          <w:tcPr>
            <w:tcW w:w="1305" w:type="dxa"/>
          </w:tcPr>
          <w:p w14:paraId="1227EA73" w14:textId="77777777" w:rsidR="00CA2EC7" w:rsidRDefault="00BF4F3D">
            <w:pPr>
              <w:pStyle w:val="AcronymTerm"/>
            </w:pPr>
            <w:r>
              <w:t>EP</w:t>
            </w:r>
          </w:p>
        </w:tc>
        <w:tc>
          <w:tcPr>
            <w:tcW w:w="8055" w:type="dxa"/>
          </w:tcPr>
          <w:p w14:paraId="2059F97F" w14:textId="77777777" w:rsidR="00CA2EC7" w:rsidRDefault="00BF4F3D">
            <w:pPr>
              <w:pStyle w:val="AcronymDefinition"/>
            </w:pPr>
            <w:r>
              <w:t>Eligible Professional</w:t>
            </w:r>
          </w:p>
        </w:tc>
      </w:tr>
      <w:tr w:rsidR="00CA2EC7" w14:paraId="738FF65A" w14:textId="77777777">
        <w:tc>
          <w:tcPr>
            <w:tcW w:w="1305" w:type="dxa"/>
          </w:tcPr>
          <w:p w14:paraId="4A5075E2" w14:textId="77777777" w:rsidR="00CA2EC7" w:rsidRDefault="00BF4F3D">
            <w:pPr>
              <w:pStyle w:val="AcronymTerm"/>
            </w:pPr>
            <w:r>
              <w:t>HHS</w:t>
            </w:r>
          </w:p>
        </w:tc>
        <w:tc>
          <w:tcPr>
            <w:tcW w:w="8055" w:type="dxa"/>
          </w:tcPr>
          <w:p w14:paraId="0BC7302D" w14:textId="77777777" w:rsidR="00CA2EC7" w:rsidRDefault="00BF4F3D">
            <w:pPr>
              <w:pStyle w:val="AcronymDefinition"/>
            </w:pPr>
            <w:r>
              <w:t>Department of Health and Human Services</w:t>
            </w:r>
          </w:p>
        </w:tc>
      </w:tr>
      <w:tr w:rsidR="00CA2EC7" w14:paraId="0D00545C" w14:textId="77777777">
        <w:tc>
          <w:tcPr>
            <w:tcW w:w="1305" w:type="dxa"/>
          </w:tcPr>
          <w:p w14:paraId="74EAC9E3" w14:textId="77777777" w:rsidR="00CA2EC7" w:rsidRDefault="00BF4F3D">
            <w:pPr>
              <w:pStyle w:val="AcronymTerm"/>
            </w:pPr>
            <w:r>
              <w:t>HQMF</w:t>
            </w:r>
          </w:p>
        </w:tc>
        <w:tc>
          <w:tcPr>
            <w:tcW w:w="8055" w:type="dxa"/>
          </w:tcPr>
          <w:p w14:paraId="6E4FF895" w14:textId="77777777" w:rsidR="00CA2EC7" w:rsidRDefault="00BF4F3D">
            <w:pPr>
              <w:pStyle w:val="AcronymDefinition"/>
            </w:pPr>
            <w:r>
              <w:t>Health Quality Measure Format</w:t>
            </w:r>
          </w:p>
        </w:tc>
      </w:tr>
      <w:tr w:rsidR="00CA2EC7" w14:paraId="00C2EA45" w14:textId="77777777">
        <w:tc>
          <w:tcPr>
            <w:tcW w:w="1305" w:type="dxa"/>
          </w:tcPr>
          <w:p w14:paraId="60B0F402" w14:textId="77777777" w:rsidR="00CA2EC7" w:rsidRDefault="00BF4F3D">
            <w:pPr>
              <w:pStyle w:val="AcronymTerm"/>
            </w:pPr>
            <w:r>
              <w:t>HTML</w:t>
            </w:r>
          </w:p>
        </w:tc>
        <w:tc>
          <w:tcPr>
            <w:tcW w:w="8055" w:type="dxa"/>
          </w:tcPr>
          <w:p w14:paraId="7F8DDF78" w14:textId="77777777" w:rsidR="00CA2EC7" w:rsidRDefault="00BF4F3D">
            <w:pPr>
              <w:pStyle w:val="AcronymDefinition"/>
            </w:pPr>
            <w:r>
              <w:t>Hypertext Markup Language</w:t>
            </w:r>
          </w:p>
        </w:tc>
      </w:tr>
      <w:tr w:rsidR="00CA2EC7" w14:paraId="29C83362" w14:textId="77777777">
        <w:tc>
          <w:tcPr>
            <w:tcW w:w="1305" w:type="dxa"/>
          </w:tcPr>
          <w:p w14:paraId="50A20D4A" w14:textId="77777777" w:rsidR="00CA2EC7" w:rsidRDefault="00BF4F3D">
            <w:pPr>
              <w:pStyle w:val="AcronymTerm"/>
            </w:pPr>
            <w:r>
              <w:t>IPP</w:t>
            </w:r>
          </w:p>
        </w:tc>
        <w:tc>
          <w:tcPr>
            <w:tcW w:w="8055" w:type="dxa"/>
          </w:tcPr>
          <w:p w14:paraId="73E4C0DF" w14:textId="77777777" w:rsidR="00CA2EC7" w:rsidRDefault="00BF4F3D">
            <w:pPr>
              <w:pStyle w:val="AcronymDefinition"/>
            </w:pPr>
            <w:r>
              <w:t>Initial Payment Population</w:t>
            </w:r>
          </w:p>
        </w:tc>
      </w:tr>
      <w:tr w:rsidR="00CA2EC7" w14:paraId="22AC31C8" w14:textId="77777777">
        <w:tc>
          <w:tcPr>
            <w:tcW w:w="1305" w:type="dxa"/>
          </w:tcPr>
          <w:p w14:paraId="0068008F" w14:textId="77777777" w:rsidR="00CA2EC7" w:rsidRDefault="00BF4F3D">
            <w:pPr>
              <w:pStyle w:val="AcronymTerm"/>
            </w:pPr>
            <w:r>
              <w:t>MAT</w:t>
            </w:r>
          </w:p>
        </w:tc>
        <w:tc>
          <w:tcPr>
            <w:tcW w:w="8055" w:type="dxa"/>
          </w:tcPr>
          <w:p w14:paraId="30EA2C24" w14:textId="77777777" w:rsidR="00CA2EC7" w:rsidRDefault="00BF4F3D">
            <w:pPr>
              <w:pStyle w:val="AcronymDefinition"/>
            </w:pPr>
            <w:r>
              <w:t>Measure Authoring Tool</w:t>
            </w:r>
          </w:p>
        </w:tc>
      </w:tr>
      <w:tr w:rsidR="00CA2EC7" w14:paraId="47B42C76" w14:textId="77777777">
        <w:tc>
          <w:tcPr>
            <w:tcW w:w="1305" w:type="dxa"/>
          </w:tcPr>
          <w:p w14:paraId="42FE7935" w14:textId="77777777" w:rsidR="00CA2EC7" w:rsidRDefault="00BF4F3D">
            <w:pPr>
              <w:pStyle w:val="AcronymTerm"/>
            </w:pPr>
            <w:r>
              <w:t>NLM</w:t>
            </w:r>
          </w:p>
        </w:tc>
        <w:tc>
          <w:tcPr>
            <w:tcW w:w="8055" w:type="dxa"/>
          </w:tcPr>
          <w:p w14:paraId="377CBEE5" w14:textId="77777777" w:rsidR="00CA2EC7" w:rsidRDefault="00BF4F3D">
            <w:pPr>
              <w:pStyle w:val="AcronymDefinition"/>
            </w:pPr>
            <w:r>
              <w:t>National Library of Medicine</w:t>
            </w:r>
          </w:p>
        </w:tc>
      </w:tr>
      <w:tr w:rsidR="00CA2EC7" w14:paraId="03695464" w14:textId="77777777">
        <w:tc>
          <w:tcPr>
            <w:tcW w:w="1305" w:type="dxa"/>
          </w:tcPr>
          <w:p w14:paraId="661A7977" w14:textId="77777777" w:rsidR="00CA2EC7" w:rsidRDefault="00BF4F3D">
            <w:pPr>
              <w:pStyle w:val="AcronymTerm"/>
            </w:pPr>
            <w:r>
              <w:t>ONC</w:t>
            </w:r>
          </w:p>
        </w:tc>
        <w:tc>
          <w:tcPr>
            <w:tcW w:w="8055" w:type="dxa"/>
          </w:tcPr>
          <w:p w14:paraId="20B2B8D4" w14:textId="77777777" w:rsidR="00CA2EC7" w:rsidRDefault="00BF4F3D">
            <w:pPr>
              <w:pStyle w:val="AcronymDefinition"/>
            </w:pPr>
            <w:r>
              <w:t>Office of National Coordinator for Health Information Technology</w:t>
            </w:r>
          </w:p>
        </w:tc>
      </w:tr>
      <w:tr w:rsidR="00CA2EC7" w14:paraId="197888AF" w14:textId="77777777">
        <w:tc>
          <w:tcPr>
            <w:tcW w:w="1305" w:type="dxa"/>
          </w:tcPr>
          <w:p w14:paraId="7AD73CB8" w14:textId="77777777" w:rsidR="00CA2EC7" w:rsidRDefault="00BF4F3D">
            <w:pPr>
              <w:pStyle w:val="AcronymTerm"/>
            </w:pPr>
            <w:r>
              <w:t>QDM</w:t>
            </w:r>
          </w:p>
        </w:tc>
        <w:tc>
          <w:tcPr>
            <w:tcW w:w="8055" w:type="dxa"/>
          </w:tcPr>
          <w:p w14:paraId="2E41481F" w14:textId="77777777" w:rsidR="00CA2EC7" w:rsidRDefault="00BF4F3D">
            <w:pPr>
              <w:pStyle w:val="AcronymDefinition"/>
            </w:pPr>
            <w:r>
              <w:t>Quality Data Model</w:t>
            </w:r>
          </w:p>
        </w:tc>
      </w:tr>
      <w:tr w:rsidR="00CA2EC7" w14:paraId="4F7B9CC9" w14:textId="77777777">
        <w:tc>
          <w:tcPr>
            <w:tcW w:w="1305" w:type="dxa"/>
          </w:tcPr>
          <w:p w14:paraId="402056A0" w14:textId="77777777" w:rsidR="00CA2EC7" w:rsidRDefault="00BF4F3D">
            <w:pPr>
              <w:pStyle w:val="AcronymTerm"/>
            </w:pPr>
            <w:r>
              <w:t>QRDA</w:t>
            </w:r>
          </w:p>
        </w:tc>
        <w:tc>
          <w:tcPr>
            <w:tcW w:w="8055" w:type="dxa"/>
          </w:tcPr>
          <w:p w14:paraId="33A802AE" w14:textId="77777777" w:rsidR="00CA2EC7" w:rsidRDefault="00BF4F3D">
            <w:pPr>
              <w:pStyle w:val="AcronymDefinition"/>
            </w:pPr>
            <w:r>
              <w:t>Quality Reporting Document Architecture</w:t>
            </w:r>
          </w:p>
        </w:tc>
      </w:tr>
      <w:tr w:rsidR="00CA2EC7" w14:paraId="05F9BB14" w14:textId="77777777">
        <w:tc>
          <w:tcPr>
            <w:tcW w:w="1305" w:type="dxa"/>
          </w:tcPr>
          <w:p w14:paraId="543AA11C" w14:textId="77777777" w:rsidR="00CA2EC7" w:rsidRDefault="00BF4F3D">
            <w:pPr>
              <w:pStyle w:val="AcronymTerm"/>
            </w:pPr>
            <w:r>
              <w:t>UI</w:t>
            </w:r>
          </w:p>
        </w:tc>
        <w:tc>
          <w:tcPr>
            <w:tcW w:w="8055" w:type="dxa"/>
          </w:tcPr>
          <w:p w14:paraId="6843A40F" w14:textId="77777777" w:rsidR="00CA2EC7" w:rsidRDefault="00BF4F3D">
            <w:pPr>
              <w:pStyle w:val="AcronymDefinition"/>
            </w:pPr>
            <w:r>
              <w:t>User Interface</w:t>
            </w:r>
          </w:p>
        </w:tc>
      </w:tr>
      <w:tr w:rsidR="00CA2EC7" w14:paraId="2E47135B" w14:textId="77777777">
        <w:tc>
          <w:tcPr>
            <w:tcW w:w="1305" w:type="dxa"/>
          </w:tcPr>
          <w:p w14:paraId="588AA9C2" w14:textId="77777777" w:rsidR="00CA2EC7" w:rsidRDefault="00BF4F3D">
            <w:pPr>
              <w:pStyle w:val="AcronymTerm"/>
            </w:pPr>
            <w:r>
              <w:t>UMLS</w:t>
            </w:r>
          </w:p>
        </w:tc>
        <w:tc>
          <w:tcPr>
            <w:tcW w:w="8055" w:type="dxa"/>
          </w:tcPr>
          <w:p w14:paraId="5A9F59DB" w14:textId="77777777" w:rsidR="00CA2EC7" w:rsidRDefault="00BF4F3D">
            <w:pPr>
              <w:pStyle w:val="AcronymDefinition"/>
            </w:pPr>
            <w:r>
              <w:t>Unified Medical Language System</w:t>
            </w:r>
          </w:p>
        </w:tc>
      </w:tr>
      <w:tr w:rsidR="00CA2EC7" w14:paraId="145D310C" w14:textId="77777777">
        <w:tc>
          <w:tcPr>
            <w:tcW w:w="1305" w:type="dxa"/>
          </w:tcPr>
          <w:p w14:paraId="77BE5A01" w14:textId="77777777" w:rsidR="00CA2EC7" w:rsidRDefault="00BF4F3D">
            <w:pPr>
              <w:pStyle w:val="AcronymTerm"/>
            </w:pPr>
            <w:r>
              <w:t>VSAC</w:t>
            </w:r>
          </w:p>
        </w:tc>
        <w:tc>
          <w:tcPr>
            <w:tcW w:w="8055" w:type="dxa"/>
          </w:tcPr>
          <w:p w14:paraId="5C8FD14C" w14:textId="77777777" w:rsidR="00CA2EC7" w:rsidRDefault="00BF4F3D">
            <w:pPr>
              <w:pStyle w:val="AcronymDefinition"/>
            </w:pPr>
            <w:r>
              <w:t>Value Set Authority Center</w:t>
            </w:r>
          </w:p>
        </w:tc>
      </w:tr>
      <w:tr w:rsidR="00CA2EC7" w14:paraId="082D79B2" w14:textId="77777777">
        <w:tc>
          <w:tcPr>
            <w:tcW w:w="1305" w:type="dxa"/>
          </w:tcPr>
          <w:p w14:paraId="562F4411" w14:textId="77777777" w:rsidR="00CA2EC7" w:rsidRDefault="00BF4F3D">
            <w:pPr>
              <w:pStyle w:val="AcronymTerm"/>
            </w:pPr>
            <w:r>
              <w:t>XML</w:t>
            </w:r>
          </w:p>
        </w:tc>
        <w:tc>
          <w:tcPr>
            <w:tcW w:w="8055" w:type="dxa"/>
          </w:tcPr>
          <w:p w14:paraId="6E532E8B" w14:textId="77777777" w:rsidR="00CA2EC7" w:rsidRDefault="00BF4F3D">
            <w:pPr>
              <w:pStyle w:val="AcronymDefinition"/>
            </w:pPr>
            <w:r>
              <w:t>Extensible Markup Language</w:t>
            </w:r>
          </w:p>
        </w:tc>
      </w:tr>
    </w:tbl>
    <w:p w14:paraId="53A2440E" w14:textId="77777777" w:rsidR="00CA2EC7" w:rsidRDefault="00CA2EC7"/>
    <w:sectPr w:rsidR="00CA2EC7">
      <w:headerReference w:type="first" r:id="rId57"/>
      <w:footerReference w:type="first" r:id="rId58"/>
      <w:pgSz w:w="12240" w:h="15840" w:code="1"/>
      <w:pgMar w:top="1440" w:right="1440" w:bottom="1440" w:left="1440" w:header="504" w:footer="504"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2" w:author="Lizzie Charbonneau" w:date="2018-04-17T13:20:00Z" w:initials="LDC">
    <w:p w14:paraId="5D53B19A" w14:textId="77777777" w:rsidR="0038035E" w:rsidRDefault="0038035E">
      <w:pPr>
        <w:pStyle w:val="CommentText"/>
      </w:pPr>
      <w:r>
        <w:rPr>
          <w:rStyle w:val="CommentReference"/>
        </w:rPr>
        <w:annotationRef/>
      </w:r>
      <w:r>
        <w:t>Maureen’s email said “release”, but releases are distinct from profile. I think she meant latest released profile…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53B1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53B19A" w16cid:durableId="1E8073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A356D" w14:textId="77777777" w:rsidR="004C00BD" w:rsidRDefault="004C00BD">
      <w:r>
        <w:separator/>
      </w:r>
    </w:p>
    <w:p w14:paraId="35F07216" w14:textId="77777777" w:rsidR="004C00BD" w:rsidRDefault="004C00BD"/>
  </w:endnote>
  <w:endnote w:type="continuationSeparator" w:id="0">
    <w:p w14:paraId="403C9E68" w14:textId="77777777" w:rsidR="004C00BD" w:rsidRDefault="004C00BD">
      <w:r>
        <w:continuationSeparator/>
      </w:r>
    </w:p>
    <w:p w14:paraId="7095D23F" w14:textId="77777777" w:rsidR="004C00BD" w:rsidRDefault="004C00BD"/>
  </w:endnote>
  <w:endnote w:type="continuationNotice" w:id="1">
    <w:p w14:paraId="74700CB5" w14:textId="77777777" w:rsidR="004C00BD" w:rsidRDefault="004C00B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4077" w14:textId="49F05D7B" w:rsidR="002C6EB8" w:rsidRDefault="002C6EB8">
    <w:pPr>
      <w:pStyle w:val="VersionDateLine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14:paraId="5A3902A0" w14:textId="4E353712"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F745B" w14:textId="3D4D2861"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14:paraId="132FB535" w14:textId="4EC7C8ED" w:rsidR="002C6EB8" w:rsidRDefault="002C6EB8">
    <w:pPr>
      <w:pStyle w:val="VersionDateLineFooter"/>
    </w:pPr>
    <w:fldSimple w:instr=" STYLEREF  Version  \* MERGEFORMAT ">
      <w:r w:rsidR="00690C9F" w:rsidRPr="00690C9F">
        <w:rPr>
          <w:bCs/>
          <w:noProof/>
        </w:rPr>
        <w:t>Version 2.1</w:t>
      </w:r>
    </w:fldSimple>
    <w:r>
      <w:rPr>
        <w:rStyle w:val="PageNumber"/>
      </w:rPr>
      <w:tab/>
    </w:r>
    <w:r>
      <w:rPr>
        <w:rStyle w:val="PageNumber"/>
      </w:rPr>
      <w:tab/>
    </w:r>
    <w:fldSimple w:instr=" STYLEREF  PubDate  \* MERGEFORMAT ">
      <w:r w:rsidR="00690C9F">
        <w:rPr>
          <w:noProof/>
        </w:rPr>
        <w:t>May X, 2018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4DB4" w14:textId="4EAF7313"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14:paraId="1420B741" w14:textId="73A271A3" w:rsidR="002C6EB8" w:rsidRDefault="002C6EB8">
    <w:pPr>
      <w:pStyle w:val="VersionDateLineFooter"/>
    </w:pPr>
    <w:fldSimple w:instr=" STYLEREF  Version  \* MERGEFORMAT ">
      <w:r w:rsidR="00F97739">
        <w:rPr>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B388C" w14:textId="09EFCE3F" w:rsidR="002C6EB8" w:rsidRDefault="002C6EB8">
    <w:pPr>
      <w:pStyle w:val="VersionDateLine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30F52DD3" w14:textId="7F88C1C1"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sidRPr="00F97739">
        <w:rPr>
          <w:bCs/>
          <w:noProof/>
        </w:rPr>
        <w:t>May X</w:t>
      </w:r>
      <w:r w:rsidR="00F97739">
        <w:rPr>
          <w:noProof/>
        </w:rPr>
        <w:t>, 2018</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336EF" w14:textId="6BC3C8FF"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14:paraId="3A9F5FF7" w14:textId="71317976" w:rsidR="002C6EB8" w:rsidRDefault="002C6EB8">
    <w:pPr>
      <w:pStyle w:val="VersionDateLineFooter"/>
    </w:pPr>
    <w:fldSimple w:instr=" STYLEREF  Version  \* MERGEFORMAT ">
      <w:r w:rsidR="00690C9F">
        <w:rPr>
          <w:noProof/>
        </w:rPr>
        <w:t>Version 2.1</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690C9F">
      <w:rPr>
        <w:rStyle w:val="PageNumber"/>
        <w:noProof/>
      </w:rPr>
      <w:t>May X,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94BBB" w14:textId="5E5EC8B6" w:rsidR="002C6EB8" w:rsidRDefault="002C6EB8">
    <w:pPr>
      <w:pStyle w:val="Footer"/>
      <w:rPr>
        <w:rStyle w:val="PageNumber"/>
      </w:rPr>
    </w:pPr>
    <w:fldSimple w:instr=" STYLEREF  &quot;Doc Title&quot;  \* MERGEFORMAT ">
      <w:r w:rsidR="00F97739">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B3AE8E7" w14:textId="49766C16" w:rsidR="002C6EB8" w:rsidRDefault="002C6EB8">
    <w:pPr>
      <w:pStyle w:val="VersionDateLineFooter"/>
    </w:pPr>
    <w:fldSimple w:instr=" STYLEREF  Version  \* MERGEFORMAT ">
      <w:r w:rsidR="00F97739" w:rsidRPr="00F97739">
        <w:rPr>
          <w:bCs/>
          <w:noProof/>
        </w:rPr>
        <w:t>Version 2.1</w:t>
      </w:r>
    </w:fldSimple>
    <w:r>
      <w:rPr>
        <w:rStyle w:val="PageNumber"/>
      </w:rPr>
      <w:tab/>
    </w:r>
    <w:r>
      <w:rPr>
        <w:rStyle w:val="PageNumber"/>
      </w:rPr>
      <w:tab/>
    </w:r>
    <w:fldSimple w:instr=" STYLEREF  PubDate  \* MERGEFORMAT ">
      <w:r w:rsidR="00F97739">
        <w:rPr>
          <w:noProof/>
        </w:rPr>
        <w:t>May X, 2018</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B442" w14:textId="481B5DE0"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15107AA" w14:textId="0F6BCF6D" w:rsidR="002C6EB8" w:rsidRDefault="002C6EB8">
    <w:pPr>
      <w:pStyle w:val="VersionDateLineFooter"/>
    </w:pPr>
    <w:fldSimple w:instr=" STYLEREF  Version  \* MERGEFORMAT ">
      <w:r w:rsidR="00690C9F" w:rsidRPr="00690C9F">
        <w:rPr>
          <w:bCs/>
          <w:noProof/>
        </w:rPr>
        <w:t>Version 2.1</w:t>
      </w:r>
    </w:fldSimple>
    <w:r>
      <w:rPr>
        <w:rStyle w:val="PageNumber"/>
      </w:rPr>
      <w:tab/>
    </w:r>
    <w:r>
      <w:rPr>
        <w:rStyle w:val="PageNumber"/>
      </w:rPr>
      <w:tab/>
    </w:r>
    <w:fldSimple w:instr=" STYLEREF  PubDate  \* MERGEFORMAT ">
      <w:r w:rsidR="00690C9F">
        <w:rPr>
          <w:noProof/>
        </w:rPr>
        <w:t>May X, 2018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41DA" w14:textId="7E214389"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p w14:paraId="46BD2149" w14:textId="763D7527" w:rsidR="002C6EB8" w:rsidRDefault="002C6EB8">
    <w:pPr>
      <w:pStyle w:val="VersionDateLineFooter"/>
    </w:pPr>
    <w:fldSimple w:instr=" STYLEREF  Version  \* MERGEFORMAT ">
      <w:r w:rsidR="00690C9F" w:rsidRPr="00690C9F">
        <w:rPr>
          <w:bCs/>
          <w:noProof/>
        </w:rPr>
        <w:t>Version 2.1</w:t>
      </w:r>
    </w:fldSimple>
    <w:r>
      <w:rPr>
        <w:rStyle w:val="PageNumber"/>
      </w:rPr>
      <w:tab/>
    </w:r>
    <w:r>
      <w:rPr>
        <w:rStyle w:val="PageNumber"/>
      </w:rPr>
      <w:tab/>
    </w:r>
    <w:fldSimple w:instr=" STYLEREF  PubDate  \* MERGEFORMAT ">
      <w:r w:rsidR="00690C9F">
        <w:rPr>
          <w:noProof/>
        </w:rPr>
        <w:t>May X, 2018</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64D5B" w14:textId="4E071406"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p w14:paraId="56927645" w14:textId="639AAE25" w:rsidR="002C6EB8" w:rsidRDefault="002C6EB8">
    <w:pPr>
      <w:pStyle w:val="VersionDateLineFooter"/>
    </w:pPr>
    <w:fldSimple w:instr=" STYLEREF  Version  \* MERGEFORMAT ">
      <w:r w:rsidR="00690C9F" w:rsidRPr="00690C9F">
        <w:rPr>
          <w:bCs/>
          <w:noProof/>
        </w:rPr>
        <w:t>Version 2.1</w:t>
      </w:r>
    </w:fldSimple>
    <w:r>
      <w:rPr>
        <w:rStyle w:val="PageNumber"/>
      </w:rPr>
      <w:tab/>
    </w:r>
    <w:r>
      <w:rPr>
        <w:rStyle w:val="PageNumber"/>
      </w:rPr>
      <w:tab/>
    </w:r>
    <w:fldSimple w:instr=" STYLEREF  PubDate  \* MERGEFORMAT ">
      <w:r w:rsidR="00690C9F">
        <w:rPr>
          <w:noProof/>
        </w:rPr>
        <w:t>May X, 2018</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A4E52" w14:textId="2E3F96E2" w:rsidR="002C6EB8" w:rsidRDefault="002C6EB8">
    <w:pPr>
      <w:pStyle w:val="Footer"/>
      <w:rPr>
        <w:rStyle w:val="PageNumber"/>
      </w:rPr>
    </w:pPr>
    <w:fldSimple w:instr=" STYLEREF  &quot;Doc Title&quot;  \* MERGEFORMAT ">
      <w:r w:rsidR="00690C9F">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14:paraId="03DB5178" w14:textId="274C5628" w:rsidR="002C6EB8" w:rsidRDefault="002C6EB8">
    <w:pPr>
      <w:pStyle w:val="VersionDateLineFooter"/>
    </w:pPr>
    <w:fldSimple w:instr=" STYLEREF  Version  \* MERGEFORMAT ">
      <w:r w:rsidR="00690C9F" w:rsidRPr="00690C9F">
        <w:rPr>
          <w:bCs/>
          <w:noProof/>
        </w:rPr>
        <w:t>Version 2.1</w:t>
      </w:r>
    </w:fldSimple>
    <w:r>
      <w:rPr>
        <w:rStyle w:val="PageNumber"/>
      </w:rPr>
      <w:tab/>
    </w:r>
    <w:r>
      <w:rPr>
        <w:rStyle w:val="PageNumber"/>
      </w:rPr>
      <w:tab/>
    </w:r>
    <w:fldSimple w:instr=" STYLEREF  PubDate  \* MERGEFORMAT ">
      <w:r w:rsidR="00690C9F">
        <w:rPr>
          <w:noProof/>
        </w:rPr>
        <w:t>May X, 2018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FB788" w14:textId="77777777" w:rsidR="004C00BD" w:rsidRDefault="004C00BD">
      <w:r>
        <w:separator/>
      </w:r>
    </w:p>
  </w:footnote>
  <w:footnote w:type="continuationSeparator" w:id="0">
    <w:p w14:paraId="55A85944" w14:textId="77777777" w:rsidR="004C00BD" w:rsidRDefault="004C00BD">
      <w:r>
        <w:continuationSeparator/>
      </w:r>
    </w:p>
  </w:footnote>
  <w:footnote w:type="continuationNotice" w:id="1">
    <w:p w14:paraId="52C1E7EE" w14:textId="77777777" w:rsidR="004C00BD" w:rsidRDefault="004C00BD">
      <w:pPr>
        <w:spacing w:before="0" w:after="0"/>
      </w:pPr>
    </w:p>
  </w:footnote>
  <w:footnote w:id="2">
    <w:p w14:paraId="4F29F70B" w14:textId="77777777" w:rsidR="002C6EB8" w:rsidRDefault="002C6EB8">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9F682" w14:textId="77777777" w:rsidR="002C6EB8" w:rsidRDefault="002C6EB8">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7FDEB" w14:textId="77777777" w:rsidR="002C6EB8" w:rsidRDefault="002C6EB8">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33E3" w14:textId="77777777" w:rsidR="002C6EB8" w:rsidRDefault="002C6EB8">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08178" w14:textId="77777777" w:rsidR="002C6EB8" w:rsidRDefault="002C6EB8">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DA4D0" w14:textId="77777777" w:rsidR="002C6EB8" w:rsidRDefault="002C6EB8">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200C8" w14:textId="77777777" w:rsidR="002C6EB8" w:rsidRDefault="002C6EB8"/>
  <w:p w14:paraId="42E4A623" w14:textId="77777777" w:rsidR="002C6EB8" w:rsidRDefault="002C6EB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1B651" w14:textId="3B5CE27C" w:rsidR="002C6EB8" w:rsidRDefault="002C6EB8">
    <w:pPr>
      <w:pStyle w:val="Header2"/>
    </w:pPr>
    <w:r>
      <w:t>Centers for Medicare &amp; Medicaid Services / ONC</w:t>
    </w:r>
    <w:r>
      <w:tab/>
    </w:r>
    <w:fldSimple w:instr=" STYLEREF  &quot;Heading 1&quot;  \* MERGEFORMAT ">
      <w:r w:rsidR="00690C9F">
        <w:rPr>
          <w:noProof/>
        </w:rPr>
        <w:t>Measure Dashboard</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08016" w14:textId="77777777" w:rsidR="002C6EB8" w:rsidRDefault="002C6EB8">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8874" w14:textId="77777777" w:rsidR="002C6EB8" w:rsidRDefault="002C6EB8">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02223" w14:textId="77777777" w:rsidR="002C6EB8" w:rsidRDefault="002C6EB8">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BC809" w14:textId="77777777" w:rsidR="002C6EB8" w:rsidRDefault="002C6EB8">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4097E"/>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5"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6"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05A67"/>
    <w:multiLevelType w:val="hybridMultilevel"/>
    <w:tmpl w:val="B994D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9"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41"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4"/>
  </w:num>
  <w:num w:numId="3">
    <w:abstractNumId w:val="38"/>
  </w:num>
  <w:num w:numId="4">
    <w:abstractNumId w:val="24"/>
  </w:num>
  <w:num w:numId="5">
    <w:abstractNumId w:val="13"/>
  </w:num>
  <w:num w:numId="6">
    <w:abstractNumId w:val="17"/>
  </w:num>
  <w:num w:numId="7">
    <w:abstractNumId w:val="35"/>
  </w:num>
  <w:num w:numId="8">
    <w:abstractNumId w:val="26"/>
  </w:num>
  <w:num w:numId="9">
    <w:abstractNumId w:val="28"/>
  </w:num>
  <w:num w:numId="10">
    <w:abstractNumId w:val="40"/>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6"/>
  </w:num>
  <w:num w:numId="27">
    <w:abstractNumId w:val="19"/>
  </w:num>
  <w:num w:numId="28">
    <w:abstractNumId w:val="27"/>
  </w:num>
  <w:num w:numId="29">
    <w:abstractNumId w:val="14"/>
  </w:num>
  <w:num w:numId="30">
    <w:abstractNumId w:val="15"/>
  </w:num>
  <w:num w:numId="31">
    <w:abstractNumId w:val="41"/>
  </w:num>
  <w:num w:numId="32">
    <w:abstractNumId w:val="36"/>
    <w:lvlOverride w:ilvl="0">
      <w:startOverride w:val="1"/>
    </w:lvlOverride>
  </w:num>
  <w:num w:numId="33">
    <w:abstractNumId w:val="28"/>
  </w:num>
  <w:num w:numId="34">
    <w:abstractNumId w:val="36"/>
    <w:lvlOverride w:ilvl="0">
      <w:startOverride w:val="1"/>
    </w:lvlOverride>
  </w:num>
  <w:num w:numId="35">
    <w:abstractNumId w:val="44"/>
  </w:num>
  <w:num w:numId="36">
    <w:abstractNumId w:val="16"/>
  </w:num>
  <w:num w:numId="37">
    <w:abstractNumId w:val="16"/>
  </w:num>
  <w:num w:numId="38">
    <w:abstractNumId w:val="36"/>
    <w:lvlOverride w:ilvl="0">
      <w:startOverride w:val="1"/>
    </w:lvlOverride>
  </w:num>
  <w:num w:numId="39">
    <w:abstractNumId w:val="10"/>
  </w:num>
  <w:num w:numId="40">
    <w:abstractNumId w:val="36"/>
  </w:num>
  <w:num w:numId="41">
    <w:abstractNumId w:val="36"/>
    <w:lvlOverride w:ilvl="0">
      <w:startOverride w:val="1"/>
    </w:lvlOverride>
  </w:num>
  <w:num w:numId="42">
    <w:abstractNumId w:val="36"/>
    <w:lvlOverride w:ilvl="0">
      <w:startOverride w:val="1"/>
    </w:lvlOverride>
  </w:num>
  <w:num w:numId="43">
    <w:abstractNumId w:val="36"/>
    <w:lvlOverride w:ilvl="0">
      <w:startOverride w:val="1"/>
    </w:lvlOverride>
  </w:num>
  <w:num w:numId="44">
    <w:abstractNumId w:val="33"/>
  </w:num>
  <w:num w:numId="45">
    <w:abstractNumId w:val="20"/>
  </w:num>
  <w:num w:numId="46">
    <w:abstractNumId w:val="31"/>
  </w:num>
  <w:num w:numId="47">
    <w:abstractNumId w:val="21"/>
  </w:num>
  <w:num w:numId="48">
    <w:abstractNumId w:val="23"/>
  </w:num>
  <w:num w:numId="49">
    <w:abstractNumId w:val="36"/>
  </w:num>
  <w:num w:numId="50">
    <w:abstractNumId w:val="36"/>
    <w:lvlOverride w:ilvl="0">
      <w:startOverride w:val="1"/>
    </w:lvlOverride>
  </w:num>
  <w:num w:numId="51">
    <w:abstractNumId w:val="16"/>
    <w:lvlOverride w:ilvl="0">
      <w:startOverride w:val="1"/>
    </w:lvlOverride>
  </w:num>
  <w:num w:numId="52">
    <w:abstractNumId w:val="36"/>
    <w:lvlOverride w:ilvl="0">
      <w:startOverride w:val="1"/>
    </w:lvlOverride>
  </w:num>
  <w:num w:numId="53">
    <w:abstractNumId w:val="36"/>
    <w:lvlOverride w:ilvl="0">
      <w:startOverride w:val="1"/>
    </w:lvlOverride>
  </w:num>
  <w:num w:numId="54">
    <w:abstractNumId w:val="42"/>
  </w:num>
  <w:num w:numId="55">
    <w:abstractNumId w:val="22"/>
  </w:num>
  <w:num w:numId="56">
    <w:abstractNumId w:val="18"/>
  </w:num>
  <w:num w:numId="57">
    <w:abstractNumId w:val="36"/>
  </w:num>
  <w:num w:numId="58">
    <w:abstractNumId w:val="39"/>
  </w:num>
  <w:num w:numId="59">
    <w:abstractNumId w:val="36"/>
    <w:lvlOverride w:ilvl="0">
      <w:startOverride w:val="1"/>
    </w:lvlOverride>
  </w:num>
  <w:num w:numId="60">
    <w:abstractNumId w:val="36"/>
    <w:lvlOverride w:ilvl="0">
      <w:startOverride w:val="1"/>
    </w:lvlOverride>
  </w:num>
  <w:num w:numId="61">
    <w:abstractNumId w:val="36"/>
  </w:num>
  <w:num w:numId="62">
    <w:abstractNumId w:val="36"/>
  </w:num>
  <w:num w:numId="63">
    <w:abstractNumId w:val="36"/>
  </w:num>
  <w:num w:numId="64">
    <w:abstractNumId w:val="36"/>
  </w:num>
  <w:num w:numId="65">
    <w:abstractNumId w:val="36"/>
    <w:lvlOverride w:ilvl="0">
      <w:startOverride w:val="1"/>
    </w:lvlOverride>
  </w:num>
  <w:num w:numId="66">
    <w:abstractNumId w:val="36"/>
    <w:lvlOverride w:ilvl="0">
      <w:startOverride w:val="1"/>
    </w:lvlOverride>
  </w:num>
  <w:num w:numId="67">
    <w:abstractNumId w:val="36"/>
  </w:num>
  <w:num w:numId="68">
    <w:abstractNumId w:val="36"/>
    <w:lvlOverride w:ilvl="0">
      <w:startOverride w:val="1"/>
    </w:lvlOverride>
  </w:num>
  <w:num w:numId="69">
    <w:abstractNumId w:val="36"/>
  </w:num>
  <w:num w:numId="70">
    <w:abstractNumId w:val="43"/>
  </w:num>
  <w:num w:numId="71">
    <w:abstractNumId w:val="32"/>
  </w:num>
  <w:num w:numId="72">
    <w:abstractNumId w:val="3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081B80"/>
    <w:rsid w:val="000C7979"/>
    <w:rsid w:val="002C6EB8"/>
    <w:rsid w:val="0038035E"/>
    <w:rsid w:val="00387E65"/>
    <w:rsid w:val="004C00BD"/>
    <w:rsid w:val="005877D7"/>
    <w:rsid w:val="00690C9F"/>
    <w:rsid w:val="006B175F"/>
    <w:rsid w:val="00810434"/>
    <w:rsid w:val="00851A59"/>
    <w:rsid w:val="00A868FD"/>
    <w:rsid w:val="00BF4F3D"/>
    <w:rsid w:val="00C71BC7"/>
    <w:rsid w:val="00C8283C"/>
    <w:rsid w:val="00CA2EC7"/>
    <w:rsid w:val="00DD30A7"/>
    <w:rsid w:val="00DF7AEB"/>
    <w:rsid w:val="00F97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111F4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0354">
      <w:bodyDiv w:val="1"/>
      <w:marLeft w:val="0"/>
      <w:marRight w:val="0"/>
      <w:marTop w:val="0"/>
      <w:marBottom w:val="0"/>
      <w:divBdr>
        <w:top w:val="none" w:sz="0" w:space="0" w:color="auto"/>
        <w:left w:val="none" w:sz="0" w:space="0" w:color="auto"/>
        <w:bottom w:val="none" w:sz="0" w:space="0" w:color="auto"/>
        <w:right w:val="none" w:sz="0" w:space="0" w:color="auto"/>
      </w:divBdr>
    </w:div>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0.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footnotes" Target="footnotes.xml"/><Relationship Id="rId24" Type="http://schemas.openxmlformats.org/officeDocument/2006/relationships/image" Target="media/image1.png"/><Relationship Id="rId32" Type="http://schemas.openxmlformats.org/officeDocument/2006/relationships/image" Target="media/image7.png"/><Relationship Id="rId37" Type="http://schemas.microsoft.com/office/2016/09/relationships/commentsIds" Target="commentsIds.xml"/><Relationship Id="rId40" Type="http://schemas.openxmlformats.org/officeDocument/2006/relationships/image" Target="media/image12.png"/><Relationship Id="rId45" Type="http://schemas.openxmlformats.org/officeDocument/2006/relationships/header" Target="header8.xml"/><Relationship Id="rId53" Type="http://schemas.openxmlformats.org/officeDocument/2006/relationships/image" Target="media/image21.png"/><Relationship Id="rId58" Type="http://schemas.openxmlformats.org/officeDocument/2006/relationships/footer" Target="footer10.xml"/><Relationship Id="rId5" Type="http://schemas.openxmlformats.org/officeDocument/2006/relationships/customXml" Target="../customXml/item5.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comments" Target="comments.xm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footer" Target="footer9.xml"/><Relationship Id="rId8" Type="http://schemas.openxmlformats.org/officeDocument/2006/relationships/styles" Target="styles.xml"/><Relationship Id="rId51" Type="http://schemas.openxmlformats.org/officeDocument/2006/relationships/header" Target="header9.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footer" Target="footer7.xml"/><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microsoft.com/office/2011/relationships/commentsExtended" Target="commentsExtended.xml"/><Relationship Id="rId49" Type="http://schemas.openxmlformats.org/officeDocument/2006/relationships/image" Target="media/image19.png"/><Relationship Id="rId57" Type="http://schemas.openxmlformats.org/officeDocument/2006/relationships/header" Target="header11.xml"/><Relationship Id="rId10" Type="http://schemas.openxmlformats.org/officeDocument/2006/relationships/webSettings" Target="webSettings.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footer" Target="footer8.xm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B59CD27E301E45B9E4D21E2D1F1234" ma:contentTypeVersion="2" ma:contentTypeDescription="Create a new document." ma:contentTypeScope="" ma:versionID="8ab2da31d2fbdbfa87fc442bf55ea423">
  <xsd:schema xmlns:xsd="http://www.w3.org/2001/XMLSchema" xmlns:xs="http://www.w3.org/2001/XMLSchema" xmlns:p="http://schemas.microsoft.com/office/2006/metadata/properties" xmlns:ns2="13026b01-288b-4d27-afc0-7051f7eb8544" targetNamespace="http://schemas.microsoft.com/office/2006/metadata/properties" ma:root="true" ma:fieldsID="b3f1c1ad6ef3a7b17a4abcaf8fe27e65" ns2:_="">
    <xsd:import namespace="13026b01-288b-4d27-afc0-7051f7eb8544"/>
    <xsd:element name="properties">
      <xsd:complexType>
        <xsd:sequence>
          <xsd:element name="documentManagement">
            <xsd:complexType>
              <xsd:all>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26b01-288b-4d27-afc0-7051f7eb8544" elementFormDefault="qualified">
    <xsd:import namespace="http://schemas.microsoft.com/office/2006/documentManagement/types"/>
    <xsd:import namespace="http://schemas.microsoft.com/office/infopath/2007/PartnerControls"/>
    <xsd:element name="Status" ma:index="8" nillable="true" ma:displayName="Status" ma:default="In Progress" ma:format="Dropdown" ma:internalName="Status">
      <xsd:simpleType>
        <xsd:restriction base="dms:Choice">
          <xsd:enumeration value="In Progress"/>
          <xsd:enumeration value="Draft"/>
          <xsd:enumeration value="Deliverable"/>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2.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5ACA738C-BAB0-41AC-95D3-1606130A7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26b01-288b-4d27-afc0-7051f7eb85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5AF2A30A-8A55-A948-8EB2-1B1B12D0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53</TotalTime>
  <Pages>30</Pages>
  <Words>8612</Words>
  <Characters>49089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57586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Charbonneau</cp:lastModifiedBy>
  <cp:revision>11</cp:revision>
  <cp:lastPrinted>2017-11-13T15:46:00Z</cp:lastPrinted>
  <dcterms:created xsi:type="dcterms:W3CDTF">2017-11-16T19:38:00Z</dcterms:created>
  <dcterms:modified xsi:type="dcterms:W3CDTF">2018-04-17T17:40:00Z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